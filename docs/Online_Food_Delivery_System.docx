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60" w:before="600" w:line="240" w:lineRule="auto"/>
        <w:ind w:left="2160"/>
        <w:jc w:val="center"/>
        <w:rPr>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School of Engineering and Applied Science, Ahmedabad University</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BTech ICT Sem-4</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Course: Database Management System</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96"/>
          <w:szCs w:val="96"/>
        </w:rPr>
      </w:pPr>
      <w:r w:rsidDel="00000000" w:rsidR="00000000" w:rsidRPr="00000000">
        <w:rPr>
          <w:sz w:val="96"/>
          <w:szCs w:val="96"/>
          <w:rtl w:val="0"/>
        </w:rPr>
        <w:t xml:space="preserve">ONLINE FOOD DELIVERY SYSTEM</w:t>
      </w:r>
    </w:p>
    <w:p w:rsidR="00000000" w:rsidDel="00000000" w:rsidP="00000000" w:rsidRDefault="00000000" w:rsidRPr="00000000" w14:paraId="00000008">
      <w:pPr>
        <w:jc w:val="center"/>
        <w:rPr>
          <w:sz w:val="96"/>
          <w:szCs w:val="96"/>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Muskan Matwani ---1741027</w:t>
      </w:r>
    </w:p>
    <w:p w:rsidR="00000000" w:rsidDel="00000000" w:rsidP="00000000" w:rsidRDefault="00000000" w:rsidRPr="00000000" w14:paraId="0000000A">
      <w:pPr>
        <w:jc w:val="center"/>
        <w:rPr>
          <w:sz w:val="48"/>
          <w:szCs w:val="48"/>
        </w:rPr>
      </w:pPr>
      <w:r w:rsidDel="00000000" w:rsidR="00000000" w:rsidRPr="00000000">
        <w:rPr>
          <w:sz w:val="48"/>
          <w:szCs w:val="48"/>
          <w:rtl w:val="0"/>
        </w:rPr>
        <w:t xml:space="preserve">Naishi Shah ---1741033</w:t>
      </w:r>
    </w:p>
    <w:p w:rsidR="00000000" w:rsidDel="00000000" w:rsidP="00000000" w:rsidRDefault="00000000" w:rsidRPr="00000000" w14:paraId="0000000B">
      <w:pPr>
        <w:jc w:val="center"/>
        <w:rPr>
          <w:sz w:val="48"/>
          <w:szCs w:val="48"/>
        </w:rPr>
      </w:pPr>
      <w:r w:rsidDel="00000000" w:rsidR="00000000" w:rsidRPr="00000000">
        <w:rPr>
          <w:sz w:val="48"/>
          <w:szCs w:val="48"/>
          <w:rtl w:val="0"/>
        </w:rPr>
        <w:t xml:space="preserve">Yesha Shastri ---1741035</w:t>
      </w:r>
    </w:p>
    <w:p w:rsidR="00000000" w:rsidDel="00000000" w:rsidP="00000000" w:rsidRDefault="00000000" w:rsidRPr="00000000" w14:paraId="0000000C">
      <w:pPr>
        <w:jc w:val="center"/>
        <w:rPr>
          <w:sz w:val="48"/>
          <w:szCs w:val="48"/>
        </w:rPr>
      </w:pPr>
      <w:r w:rsidDel="00000000" w:rsidR="00000000" w:rsidRPr="00000000">
        <w:rPr>
          <w:sz w:val="48"/>
          <w:szCs w:val="48"/>
          <w:rtl w:val="0"/>
        </w:rPr>
        <w:t xml:space="preserve">Devshree Patel ---1741075</w:t>
      </w:r>
    </w:p>
    <w:p w:rsidR="00000000" w:rsidDel="00000000" w:rsidP="00000000" w:rsidRDefault="00000000" w:rsidRPr="00000000" w14:paraId="0000000D">
      <w:pPr>
        <w:jc w:val="center"/>
        <w:rPr>
          <w:sz w:val="48"/>
          <w:szCs w:val="48"/>
        </w:rPr>
      </w:pPr>
      <w:r w:rsidDel="00000000" w:rsidR="00000000" w:rsidRPr="00000000">
        <w:rPr>
          <w:rtl w:val="0"/>
        </w:rPr>
      </w:r>
    </w:p>
    <w:p w:rsidR="00000000" w:rsidDel="00000000" w:rsidP="00000000" w:rsidRDefault="00000000" w:rsidRPr="00000000" w14:paraId="0000000E">
      <w:pPr>
        <w:jc w:val="center"/>
        <w:rPr>
          <w:sz w:val="48"/>
          <w:szCs w:val="48"/>
        </w:rPr>
      </w:pPr>
      <w:r w:rsidDel="00000000" w:rsidR="00000000" w:rsidRPr="00000000">
        <w:rPr>
          <w:rtl w:val="0"/>
        </w:rPr>
      </w:r>
    </w:p>
    <w:p w:rsidR="00000000" w:rsidDel="00000000" w:rsidP="00000000" w:rsidRDefault="00000000" w:rsidRPr="00000000" w14:paraId="0000000F">
      <w:pPr>
        <w:jc w:val="center"/>
        <w:rPr>
          <w:sz w:val="48"/>
          <w:szCs w:val="48"/>
        </w:rPr>
      </w:pPr>
      <w:r w:rsidDel="00000000" w:rsidR="00000000" w:rsidRPr="00000000">
        <w:rPr>
          <w:rtl w:val="0"/>
        </w:rPr>
      </w:r>
    </w:p>
    <w:p w:rsidR="00000000" w:rsidDel="00000000" w:rsidP="00000000" w:rsidRDefault="00000000" w:rsidRPr="00000000" w14:paraId="00000010">
      <w:pPr>
        <w:jc w:val="center"/>
        <w:rPr>
          <w:sz w:val="48"/>
          <w:szCs w:val="48"/>
        </w:rPr>
      </w:pPr>
      <w:r w:rsidDel="00000000" w:rsidR="00000000" w:rsidRPr="00000000">
        <w:rPr>
          <w:rtl w:val="0"/>
        </w:rPr>
      </w:r>
    </w:p>
    <w:p w:rsidR="00000000" w:rsidDel="00000000" w:rsidP="00000000" w:rsidRDefault="00000000" w:rsidRPr="00000000" w14:paraId="00000011">
      <w:pPr>
        <w:jc w:val="left"/>
        <w:rPr>
          <w:sz w:val="48"/>
          <w:szCs w:val="48"/>
        </w:rPr>
      </w:pPr>
      <w:r w:rsidDel="00000000" w:rsidR="00000000" w:rsidRPr="00000000">
        <w:rPr>
          <w:rtl w:val="0"/>
        </w:rPr>
      </w:r>
    </w:p>
    <w:p w:rsidR="00000000" w:rsidDel="00000000" w:rsidP="00000000" w:rsidRDefault="00000000" w:rsidRPr="00000000" w14:paraId="00000012">
      <w:pPr>
        <w:jc w:val="left"/>
        <w:rPr>
          <w:sz w:val="36"/>
          <w:szCs w:val="36"/>
        </w:rPr>
      </w:pPr>
      <w:r w:rsidDel="00000000" w:rsidR="00000000" w:rsidRPr="00000000">
        <w:rPr>
          <w:rtl w:val="0"/>
        </w:rPr>
      </w:r>
    </w:p>
    <w:p w:rsidR="00000000" w:rsidDel="00000000" w:rsidP="00000000" w:rsidRDefault="00000000" w:rsidRPr="00000000" w14:paraId="00000013">
      <w:pPr>
        <w:jc w:val="center"/>
        <w:rPr>
          <w:b w:val="1"/>
          <w:sz w:val="48"/>
          <w:szCs w:val="48"/>
        </w:rPr>
      </w:pPr>
      <w:r w:rsidDel="00000000" w:rsidR="00000000" w:rsidRPr="00000000">
        <w:rPr>
          <w:b w:val="1"/>
          <w:sz w:val="48"/>
          <w:szCs w:val="48"/>
          <w:rtl w:val="0"/>
        </w:rPr>
        <w:t xml:space="preserve">Description of the Project</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 Online Food Delivery System(OFDS) is a medium for users to order food from a variety of restaurants, cafes and food outlets using one platform and with great ease. This system takes basic input from the users to facilitate its functionalities and to let the users order food with ease.</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With this system, the users can order different types of food items in varying quantities and track their order till delivery. The payment for all orders is done via wallet. The user must be logged in to his/her account to avail any functionality. All the operations are done using the username or ID of the customer. </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OFDS</w:t>
      </w:r>
      <w:r w:rsidDel="00000000" w:rsidR="00000000" w:rsidRPr="00000000">
        <w:rPr>
          <w:sz w:val="24"/>
          <w:szCs w:val="24"/>
          <w:rtl w:val="0"/>
        </w:rPr>
        <w:t xml:space="preserve"> has many features, which are listed below:</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numPr>
          <w:ilvl w:val="0"/>
          <w:numId w:val="3"/>
        </w:numPr>
        <w:ind w:left="720" w:hanging="360"/>
        <w:rPr>
          <w:sz w:val="24"/>
          <w:szCs w:val="24"/>
        </w:rPr>
      </w:pPr>
      <w:r w:rsidDel="00000000" w:rsidR="00000000" w:rsidRPr="00000000">
        <w:rPr>
          <w:b w:val="1"/>
          <w:sz w:val="24"/>
          <w:szCs w:val="24"/>
          <w:rtl w:val="0"/>
        </w:rPr>
        <w:t xml:space="preserve">Membership:</w:t>
      </w:r>
      <w:r w:rsidDel="00000000" w:rsidR="00000000" w:rsidRPr="00000000">
        <w:rPr>
          <w:sz w:val="24"/>
          <w:szCs w:val="24"/>
          <w:rtl w:val="0"/>
        </w:rPr>
        <w:t xml:space="preserve"> There are 2 types of memberships, regular and premium.</w:t>
      </w:r>
      <w:r w:rsidDel="00000000" w:rsidR="00000000" w:rsidRPr="00000000">
        <w:rPr>
          <w:rtl w:val="0"/>
        </w:rPr>
      </w:r>
    </w:p>
    <w:p w:rsidR="00000000" w:rsidDel="00000000" w:rsidP="00000000" w:rsidRDefault="00000000" w:rsidRPr="00000000" w14:paraId="0000001D">
      <w:pPr>
        <w:numPr>
          <w:ilvl w:val="1"/>
          <w:numId w:val="3"/>
        </w:numPr>
        <w:ind w:left="1440" w:hanging="360"/>
        <w:rPr>
          <w:sz w:val="24"/>
          <w:szCs w:val="24"/>
        </w:rPr>
      </w:pPr>
      <w:r w:rsidDel="00000000" w:rsidR="00000000" w:rsidRPr="00000000">
        <w:rPr>
          <w:sz w:val="24"/>
          <w:szCs w:val="24"/>
          <w:u w:val="single"/>
          <w:rtl w:val="0"/>
        </w:rPr>
        <w:t xml:space="preserve">Regular Member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E">
      <w:pPr>
        <w:numPr>
          <w:ilvl w:val="2"/>
          <w:numId w:val="3"/>
        </w:numPr>
        <w:ind w:left="2160" w:hanging="360"/>
        <w:rPr>
          <w:sz w:val="24"/>
          <w:szCs w:val="24"/>
        </w:rPr>
      </w:pPr>
      <w:r w:rsidDel="00000000" w:rsidR="00000000" w:rsidRPr="00000000">
        <w:rPr>
          <w:sz w:val="24"/>
          <w:szCs w:val="24"/>
          <w:rtl w:val="0"/>
        </w:rPr>
        <w:t xml:space="preserve">Can get delivery from all the restaurants just like a premium member</w:t>
      </w:r>
      <w:r w:rsidDel="00000000" w:rsidR="00000000" w:rsidRPr="00000000">
        <w:rPr>
          <w:rtl w:val="0"/>
        </w:rPr>
      </w:r>
    </w:p>
    <w:p w:rsidR="00000000" w:rsidDel="00000000" w:rsidP="00000000" w:rsidRDefault="00000000" w:rsidRPr="00000000" w14:paraId="0000001F">
      <w:pPr>
        <w:numPr>
          <w:ilvl w:val="2"/>
          <w:numId w:val="3"/>
        </w:numPr>
        <w:ind w:left="2160" w:hanging="360"/>
        <w:rPr>
          <w:sz w:val="24"/>
          <w:szCs w:val="24"/>
        </w:rPr>
      </w:pPr>
      <w:r w:rsidDel="00000000" w:rsidR="00000000" w:rsidRPr="00000000">
        <w:rPr>
          <w:sz w:val="24"/>
          <w:szCs w:val="24"/>
          <w:rtl w:val="0"/>
        </w:rPr>
        <w:t xml:space="preserve">Delivery fee based on the distance of the delivery address from the restaurant</w:t>
      </w:r>
      <w:r w:rsidDel="00000000" w:rsidR="00000000" w:rsidRPr="00000000">
        <w:rPr>
          <w:rtl w:val="0"/>
        </w:rPr>
      </w:r>
    </w:p>
    <w:p w:rsidR="00000000" w:rsidDel="00000000" w:rsidP="00000000" w:rsidRDefault="00000000" w:rsidRPr="00000000" w14:paraId="00000020">
      <w:pPr>
        <w:numPr>
          <w:ilvl w:val="2"/>
          <w:numId w:val="3"/>
        </w:numPr>
        <w:ind w:left="2160" w:hanging="360"/>
        <w:rPr>
          <w:sz w:val="24"/>
          <w:szCs w:val="24"/>
        </w:rPr>
      </w:pPr>
      <w:r w:rsidDel="00000000" w:rsidR="00000000" w:rsidRPr="00000000">
        <w:rPr>
          <w:sz w:val="24"/>
          <w:szCs w:val="24"/>
          <w:rtl w:val="0"/>
        </w:rPr>
        <w:t xml:space="preserve">Can avail discounts after successfully placing n orders.</w:t>
      </w:r>
      <w:r w:rsidDel="00000000" w:rsidR="00000000" w:rsidRPr="00000000">
        <w:rPr>
          <w:rtl w:val="0"/>
        </w:rPr>
      </w:r>
    </w:p>
    <w:p w:rsidR="00000000" w:rsidDel="00000000" w:rsidP="00000000" w:rsidRDefault="00000000" w:rsidRPr="00000000" w14:paraId="00000021">
      <w:pPr>
        <w:ind w:left="2160" w:firstLine="0"/>
        <w:rPr>
          <w:sz w:val="24"/>
          <w:szCs w:val="24"/>
        </w:rPr>
      </w:pPr>
      <w:r w:rsidDel="00000000" w:rsidR="00000000" w:rsidRPr="00000000">
        <w:rPr>
          <w:rtl w:val="0"/>
        </w:rPr>
      </w:r>
    </w:p>
    <w:p w:rsidR="00000000" w:rsidDel="00000000" w:rsidP="00000000" w:rsidRDefault="00000000" w:rsidRPr="00000000" w14:paraId="00000022">
      <w:pPr>
        <w:numPr>
          <w:ilvl w:val="1"/>
          <w:numId w:val="3"/>
        </w:numPr>
        <w:ind w:left="1440" w:hanging="360"/>
        <w:rPr>
          <w:sz w:val="24"/>
          <w:szCs w:val="24"/>
        </w:rPr>
      </w:pPr>
      <w:r w:rsidDel="00000000" w:rsidR="00000000" w:rsidRPr="00000000">
        <w:rPr>
          <w:sz w:val="24"/>
          <w:szCs w:val="24"/>
          <w:u w:val="single"/>
          <w:rtl w:val="0"/>
        </w:rPr>
        <w:t xml:space="preserve">Premium Member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3">
      <w:pPr>
        <w:numPr>
          <w:ilvl w:val="2"/>
          <w:numId w:val="3"/>
        </w:numPr>
        <w:ind w:left="2160" w:hanging="360"/>
        <w:rPr>
          <w:sz w:val="24"/>
          <w:szCs w:val="24"/>
        </w:rPr>
      </w:pPr>
      <w:r w:rsidDel="00000000" w:rsidR="00000000" w:rsidRPr="00000000">
        <w:rPr>
          <w:sz w:val="24"/>
          <w:szCs w:val="24"/>
          <w:rtl w:val="0"/>
        </w:rPr>
        <w:t xml:space="preserve">Can get delivery from all food joints associated with the system</w:t>
      </w:r>
      <w:r w:rsidDel="00000000" w:rsidR="00000000" w:rsidRPr="00000000">
        <w:rPr>
          <w:rtl w:val="0"/>
        </w:rPr>
      </w:r>
    </w:p>
    <w:p w:rsidR="00000000" w:rsidDel="00000000" w:rsidP="00000000" w:rsidRDefault="00000000" w:rsidRPr="00000000" w14:paraId="00000024">
      <w:pPr>
        <w:numPr>
          <w:ilvl w:val="2"/>
          <w:numId w:val="3"/>
        </w:numPr>
        <w:ind w:left="2160" w:hanging="360"/>
        <w:rPr>
          <w:sz w:val="24"/>
          <w:szCs w:val="24"/>
        </w:rPr>
      </w:pPr>
      <w:r w:rsidDel="00000000" w:rsidR="00000000" w:rsidRPr="00000000">
        <w:rPr>
          <w:sz w:val="24"/>
          <w:szCs w:val="24"/>
          <w:rtl w:val="0"/>
        </w:rPr>
        <w:t xml:space="preserve">No delivery fee on any order regardless of the distance between the delivery address and the food outlet</w:t>
      </w:r>
      <w:r w:rsidDel="00000000" w:rsidR="00000000" w:rsidRPr="00000000">
        <w:rPr>
          <w:rtl w:val="0"/>
        </w:rPr>
      </w:r>
    </w:p>
    <w:p w:rsidR="00000000" w:rsidDel="00000000" w:rsidP="00000000" w:rsidRDefault="00000000" w:rsidRPr="00000000" w14:paraId="00000025">
      <w:pPr>
        <w:numPr>
          <w:ilvl w:val="2"/>
          <w:numId w:val="3"/>
        </w:numPr>
        <w:ind w:left="2160" w:hanging="360"/>
        <w:rPr>
          <w:sz w:val="24"/>
          <w:szCs w:val="24"/>
        </w:rPr>
      </w:pPr>
      <w:r w:rsidDel="00000000" w:rsidR="00000000" w:rsidRPr="00000000">
        <w:rPr>
          <w:sz w:val="24"/>
          <w:szCs w:val="24"/>
          <w:rtl w:val="0"/>
        </w:rPr>
        <w:t xml:space="preserve">A certain amount is deducted from premium wallets as a fee.</w:t>
      </w:r>
      <w:r w:rsidDel="00000000" w:rsidR="00000000" w:rsidRPr="00000000">
        <w:rPr>
          <w:rtl w:val="0"/>
        </w:rPr>
      </w:r>
    </w:p>
    <w:p w:rsidR="00000000" w:rsidDel="00000000" w:rsidP="00000000" w:rsidRDefault="00000000" w:rsidRPr="00000000" w14:paraId="00000026">
      <w:pPr>
        <w:ind w:left="2160" w:firstLine="0"/>
        <w:rPr>
          <w:sz w:val="24"/>
          <w:szCs w:val="24"/>
        </w:rPr>
      </w:pPr>
      <w:r w:rsidDel="00000000" w:rsidR="00000000" w:rsidRPr="00000000">
        <w:rPr>
          <w:rtl w:val="0"/>
        </w:rPr>
      </w:r>
    </w:p>
    <w:p w:rsidR="00000000" w:rsidDel="00000000" w:rsidP="00000000" w:rsidRDefault="00000000" w:rsidRPr="00000000" w14:paraId="00000027">
      <w:pPr>
        <w:numPr>
          <w:ilvl w:val="0"/>
          <w:numId w:val="3"/>
        </w:numPr>
        <w:ind w:left="720" w:hanging="360"/>
        <w:rPr>
          <w:sz w:val="24"/>
          <w:szCs w:val="24"/>
        </w:rPr>
      </w:pPr>
      <w:r w:rsidDel="00000000" w:rsidR="00000000" w:rsidRPr="00000000">
        <w:rPr>
          <w:b w:val="1"/>
          <w:sz w:val="24"/>
          <w:szCs w:val="24"/>
          <w:rtl w:val="0"/>
        </w:rPr>
        <w:t xml:space="preserve">Modes of access: </w:t>
      </w:r>
      <w:r w:rsidDel="00000000" w:rsidR="00000000" w:rsidRPr="00000000">
        <w:rPr>
          <w:sz w:val="24"/>
          <w:szCs w:val="24"/>
          <w:rtl w:val="0"/>
        </w:rPr>
        <w:t xml:space="preserve">There are 2 modes of access,namely, administrator and customer. Both hold accounts but have different privileges and rights.</w:t>
      </w:r>
      <w:r w:rsidDel="00000000" w:rsidR="00000000" w:rsidRPr="00000000">
        <w:rPr>
          <w:rtl w:val="0"/>
        </w:rPr>
      </w:r>
    </w:p>
    <w:p w:rsidR="00000000" w:rsidDel="00000000" w:rsidP="00000000" w:rsidRDefault="00000000" w:rsidRPr="00000000" w14:paraId="00000028">
      <w:pPr>
        <w:numPr>
          <w:ilvl w:val="1"/>
          <w:numId w:val="3"/>
        </w:numPr>
        <w:ind w:left="1440" w:hanging="360"/>
        <w:rPr>
          <w:sz w:val="24"/>
          <w:szCs w:val="24"/>
        </w:rPr>
      </w:pPr>
      <w:r w:rsidDel="00000000" w:rsidR="00000000" w:rsidRPr="00000000">
        <w:rPr>
          <w:sz w:val="24"/>
          <w:szCs w:val="24"/>
          <w:u w:val="single"/>
          <w:rtl w:val="0"/>
        </w:rPr>
        <w:t xml:space="preserve">Administrator</w:t>
      </w:r>
      <w:r w:rsidDel="00000000" w:rsidR="00000000" w:rsidRPr="00000000">
        <w:rPr>
          <w:sz w:val="24"/>
          <w:szCs w:val="24"/>
          <w:rtl w:val="0"/>
        </w:rPr>
        <w:t xml:space="preserve">: </w:t>
      </w:r>
    </w:p>
    <w:p w:rsidR="00000000" w:rsidDel="00000000" w:rsidP="00000000" w:rsidRDefault="00000000" w:rsidRPr="00000000" w14:paraId="00000029">
      <w:pPr>
        <w:numPr>
          <w:ilvl w:val="2"/>
          <w:numId w:val="3"/>
        </w:numPr>
        <w:ind w:left="2160" w:hanging="360"/>
        <w:rPr>
          <w:sz w:val="24"/>
          <w:szCs w:val="24"/>
        </w:rPr>
      </w:pPr>
      <w:r w:rsidDel="00000000" w:rsidR="00000000" w:rsidRPr="00000000">
        <w:rPr>
          <w:sz w:val="24"/>
          <w:szCs w:val="24"/>
          <w:rtl w:val="0"/>
        </w:rPr>
        <w:t xml:space="preserve">Can access order details and produce reports for a restaurant’s performance, the number of orders it has received till date and the top n most active customers that the system hosts.</w:t>
      </w:r>
    </w:p>
    <w:p w:rsidR="00000000" w:rsidDel="00000000" w:rsidP="00000000" w:rsidRDefault="00000000" w:rsidRPr="00000000" w14:paraId="0000002A">
      <w:pPr>
        <w:numPr>
          <w:ilvl w:val="2"/>
          <w:numId w:val="3"/>
        </w:numPr>
        <w:ind w:left="2160" w:hanging="360"/>
        <w:rPr>
          <w:sz w:val="24"/>
          <w:szCs w:val="24"/>
        </w:rPr>
      </w:pPr>
      <w:r w:rsidDel="00000000" w:rsidR="00000000" w:rsidRPr="00000000">
        <w:rPr>
          <w:sz w:val="24"/>
          <w:szCs w:val="24"/>
          <w:rtl w:val="0"/>
        </w:rPr>
        <w:t xml:space="preserve">Cannot access a customer’s personal profile and details</w:t>
      </w:r>
      <w:r w:rsidDel="00000000" w:rsidR="00000000" w:rsidRPr="00000000">
        <w:rPr>
          <w:rtl w:val="0"/>
        </w:rPr>
      </w:r>
    </w:p>
    <w:p w:rsidR="00000000" w:rsidDel="00000000" w:rsidP="00000000" w:rsidRDefault="00000000" w:rsidRPr="00000000" w14:paraId="0000002B">
      <w:pPr>
        <w:ind w:left="2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2C">
      <w:pPr>
        <w:numPr>
          <w:ilvl w:val="1"/>
          <w:numId w:val="3"/>
        </w:numPr>
        <w:ind w:left="1440" w:hanging="360"/>
        <w:rPr>
          <w:sz w:val="24"/>
          <w:szCs w:val="24"/>
        </w:rPr>
      </w:pPr>
      <w:r w:rsidDel="00000000" w:rsidR="00000000" w:rsidRPr="00000000">
        <w:rPr>
          <w:sz w:val="24"/>
          <w:szCs w:val="24"/>
          <w:u w:val="single"/>
          <w:rtl w:val="0"/>
        </w:rPr>
        <w:t xml:space="preserve">Customer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D">
      <w:pPr>
        <w:numPr>
          <w:ilvl w:val="2"/>
          <w:numId w:val="3"/>
        </w:numPr>
        <w:ind w:left="2160" w:hanging="360"/>
        <w:rPr>
          <w:sz w:val="24"/>
          <w:szCs w:val="24"/>
        </w:rPr>
      </w:pPr>
      <w:r w:rsidDel="00000000" w:rsidR="00000000" w:rsidRPr="00000000">
        <w:rPr>
          <w:sz w:val="24"/>
          <w:szCs w:val="24"/>
          <w:rtl w:val="0"/>
        </w:rPr>
        <w:t xml:space="preserve">Can access his/her own profiles, order details and can update his/her own profiles</w:t>
      </w:r>
      <w:r w:rsidDel="00000000" w:rsidR="00000000" w:rsidRPr="00000000">
        <w:rPr>
          <w:rtl w:val="0"/>
        </w:rPr>
      </w:r>
    </w:p>
    <w:p w:rsidR="00000000" w:rsidDel="00000000" w:rsidP="00000000" w:rsidRDefault="00000000" w:rsidRPr="00000000" w14:paraId="0000002E">
      <w:pPr>
        <w:numPr>
          <w:ilvl w:val="2"/>
          <w:numId w:val="3"/>
        </w:numPr>
        <w:ind w:left="2160" w:hanging="360"/>
        <w:rPr>
          <w:sz w:val="24"/>
          <w:szCs w:val="24"/>
        </w:rPr>
      </w:pPr>
      <w:r w:rsidDel="00000000" w:rsidR="00000000" w:rsidRPr="00000000">
        <w:rPr>
          <w:sz w:val="24"/>
          <w:szCs w:val="24"/>
          <w:rtl w:val="0"/>
        </w:rPr>
        <w:t xml:space="preserve">Has no access to meta-level data </w:t>
      </w:r>
      <w:r w:rsidDel="00000000" w:rsidR="00000000" w:rsidRPr="00000000">
        <w:rPr>
          <w:rtl w:val="0"/>
        </w:rPr>
      </w:r>
    </w:p>
    <w:p w:rsidR="00000000" w:rsidDel="00000000" w:rsidP="00000000" w:rsidRDefault="00000000" w:rsidRPr="00000000" w14:paraId="0000002F">
      <w:pPr>
        <w:ind w:left="2160" w:firstLine="0"/>
        <w:rPr>
          <w:sz w:val="24"/>
          <w:szCs w:val="24"/>
        </w:rPr>
      </w:pPr>
      <w:r w:rsidDel="00000000" w:rsidR="00000000" w:rsidRPr="00000000">
        <w:rPr>
          <w:rtl w:val="0"/>
        </w:rPr>
      </w:r>
    </w:p>
    <w:p w:rsidR="00000000" w:rsidDel="00000000" w:rsidP="00000000" w:rsidRDefault="00000000" w:rsidRPr="00000000" w14:paraId="00000030">
      <w:pPr>
        <w:numPr>
          <w:ilvl w:val="0"/>
          <w:numId w:val="3"/>
        </w:numPr>
        <w:ind w:left="720" w:hanging="360"/>
        <w:rPr>
          <w:sz w:val="24"/>
          <w:szCs w:val="24"/>
        </w:rPr>
      </w:pPr>
      <w:r w:rsidDel="00000000" w:rsidR="00000000" w:rsidRPr="00000000">
        <w:rPr>
          <w:b w:val="1"/>
          <w:sz w:val="24"/>
          <w:szCs w:val="24"/>
          <w:rtl w:val="0"/>
        </w:rPr>
        <w:t xml:space="preserve">Customer privileges: </w:t>
      </w:r>
      <w:r w:rsidDel="00000000" w:rsidR="00000000" w:rsidRPr="00000000">
        <w:rPr>
          <w:sz w:val="24"/>
          <w:szCs w:val="24"/>
          <w:rtl w:val="0"/>
        </w:rPr>
        <w:t xml:space="preserve">Customers can do the following tasks:</w:t>
      </w:r>
      <w:r w:rsidDel="00000000" w:rsidR="00000000" w:rsidRPr="00000000">
        <w:rPr>
          <w:rtl w:val="0"/>
        </w:rPr>
      </w:r>
    </w:p>
    <w:p w:rsidR="00000000" w:rsidDel="00000000" w:rsidP="00000000" w:rsidRDefault="00000000" w:rsidRPr="00000000" w14:paraId="00000031">
      <w:pPr>
        <w:numPr>
          <w:ilvl w:val="1"/>
          <w:numId w:val="3"/>
        </w:numPr>
        <w:ind w:left="1440" w:hanging="360"/>
        <w:rPr>
          <w:sz w:val="24"/>
          <w:szCs w:val="24"/>
        </w:rPr>
      </w:pPr>
      <w:r w:rsidDel="00000000" w:rsidR="00000000" w:rsidRPr="00000000">
        <w:rPr>
          <w:sz w:val="24"/>
          <w:szCs w:val="24"/>
          <w:u w:val="single"/>
          <w:rtl w:val="0"/>
        </w:rPr>
        <w:t xml:space="preserve">Place a new order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2">
      <w:pPr>
        <w:numPr>
          <w:ilvl w:val="2"/>
          <w:numId w:val="3"/>
        </w:numPr>
        <w:ind w:left="2160" w:hanging="360"/>
        <w:rPr>
          <w:sz w:val="24"/>
          <w:szCs w:val="24"/>
        </w:rPr>
      </w:pPr>
      <w:r w:rsidDel="00000000" w:rsidR="00000000" w:rsidRPr="00000000">
        <w:rPr>
          <w:sz w:val="24"/>
          <w:szCs w:val="24"/>
          <w:rtl w:val="0"/>
        </w:rPr>
        <w:t xml:space="preserve">All customers can place any number of orders from any restaurants in the system.</w:t>
      </w:r>
      <w:r w:rsidDel="00000000" w:rsidR="00000000" w:rsidRPr="00000000">
        <w:rPr>
          <w:rtl w:val="0"/>
        </w:rPr>
      </w:r>
    </w:p>
    <w:p w:rsidR="00000000" w:rsidDel="00000000" w:rsidP="00000000" w:rsidRDefault="00000000" w:rsidRPr="00000000" w14:paraId="00000033">
      <w:pPr>
        <w:numPr>
          <w:ilvl w:val="2"/>
          <w:numId w:val="3"/>
        </w:numPr>
        <w:ind w:left="2160" w:hanging="360"/>
        <w:rPr>
          <w:sz w:val="24"/>
          <w:szCs w:val="24"/>
        </w:rPr>
      </w:pPr>
      <w:r w:rsidDel="00000000" w:rsidR="00000000" w:rsidRPr="00000000">
        <w:rPr>
          <w:sz w:val="24"/>
          <w:szCs w:val="24"/>
          <w:rtl w:val="0"/>
        </w:rPr>
        <w:t xml:space="preserve">They have to select a restaurant, choose items to be ordered with their respective quantities and provide the delivery address, then he/she can view the bill details and confirm the order.After this, the necessary details are displayed to the customer</w:t>
      </w:r>
      <w:r w:rsidDel="00000000" w:rsidR="00000000" w:rsidRPr="00000000">
        <w:rPr>
          <w:rtl w:val="0"/>
        </w:rPr>
      </w:r>
    </w:p>
    <w:p w:rsidR="00000000" w:rsidDel="00000000" w:rsidP="00000000" w:rsidRDefault="00000000" w:rsidRPr="00000000" w14:paraId="00000034">
      <w:pPr>
        <w:numPr>
          <w:ilvl w:val="1"/>
          <w:numId w:val="3"/>
        </w:numPr>
        <w:ind w:left="1440" w:hanging="360"/>
        <w:rPr>
          <w:sz w:val="24"/>
          <w:szCs w:val="24"/>
        </w:rPr>
      </w:pPr>
      <w:r w:rsidDel="00000000" w:rsidR="00000000" w:rsidRPr="00000000">
        <w:rPr>
          <w:sz w:val="24"/>
          <w:szCs w:val="24"/>
          <w:u w:val="single"/>
          <w:rtl w:val="0"/>
        </w:rPr>
        <w:t xml:space="preserve">Feedbacks and complaints</w:t>
      </w:r>
      <w:r w:rsidDel="00000000" w:rsidR="00000000" w:rsidRPr="00000000">
        <w:rPr>
          <w:rtl w:val="0"/>
        </w:rPr>
      </w:r>
    </w:p>
    <w:p w:rsidR="00000000" w:rsidDel="00000000" w:rsidP="00000000" w:rsidRDefault="00000000" w:rsidRPr="00000000" w14:paraId="00000035">
      <w:pPr>
        <w:numPr>
          <w:ilvl w:val="2"/>
          <w:numId w:val="3"/>
        </w:numPr>
        <w:ind w:left="2160" w:hanging="360"/>
        <w:rPr>
          <w:sz w:val="24"/>
          <w:szCs w:val="24"/>
        </w:rPr>
      </w:pPr>
      <w:r w:rsidDel="00000000" w:rsidR="00000000" w:rsidRPr="00000000">
        <w:rPr>
          <w:sz w:val="24"/>
          <w:szCs w:val="24"/>
          <w:rtl w:val="0"/>
        </w:rPr>
        <w:t xml:space="preserve">The customer can give feedback for specific orders and also file complaints if any.</w:t>
      </w:r>
      <w:r w:rsidDel="00000000" w:rsidR="00000000" w:rsidRPr="00000000">
        <w:rPr>
          <w:rtl w:val="0"/>
        </w:rPr>
      </w:r>
    </w:p>
    <w:p w:rsidR="00000000" w:rsidDel="00000000" w:rsidP="00000000" w:rsidRDefault="00000000" w:rsidRPr="00000000" w14:paraId="00000036">
      <w:pPr>
        <w:numPr>
          <w:ilvl w:val="1"/>
          <w:numId w:val="3"/>
        </w:numPr>
        <w:ind w:left="1440" w:hanging="360"/>
        <w:rPr>
          <w:sz w:val="24"/>
          <w:szCs w:val="24"/>
        </w:rPr>
      </w:pPr>
      <w:r w:rsidDel="00000000" w:rsidR="00000000" w:rsidRPr="00000000">
        <w:rPr>
          <w:sz w:val="24"/>
          <w:szCs w:val="24"/>
          <w:u w:val="single"/>
          <w:rtl w:val="0"/>
        </w:rPr>
        <w:t xml:space="preserve">Previous orders</w:t>
      </w:r>
      <w:r w:rsidDel="00000000" w:rsidR="00000000" w:rsidRPr="00000000">
        <w:rPr>
          <w:rtl w:val="0"/>
        </w:rPr>
      </w:r>
    </w:p>
    <w:p w:rsidR="00000000" w:rsidDel="00000000" w:rsidP="00000000" w:rsidRDefault="00000000" w:rsidRPr="00000000" w14:paraId="00000037">
      <w:pPr>
        <w:numPr>
          <w:ilvl w:val="2"/>
          <w:numId w:val="3"/>
        </w:numPr>
        <w:ind w:left="2160" w:hanging="360"/>
        <w:rPr>
          <w:sz w:val="24"/>
          <w:szCs w:val="24"/>
        </w:rPr>
      </w:pPr>
      <w:r w:rsidDel="00000000" w:rsidR="00000000" w:rsidRPr="00000000">
        <w:rPr>
          <w:sz w:val="24"/>
          <w:szCs w:val="24"/>
          <w:rtl w:val="0"/>
        </w:rPr>
        <w:t xml:space="preserve">Customers can view their order history</w:t>
      </w:r>
      <w:r w:rsidDel="00000000" w:rsidR="00000000" w:rsidRPr="00000000">
        <w:rPr>
          <w:rtl w:val="0"/>
        </w:rPr>
      </w:r>
    </w:p>
    <w:p w:rsidR="00000000" w:rsidDel="00000000" w:rsidP="00000000" w:rsidRDefault="00000000" w:rsidRPr="00000000" w14:paraId="00000038">
      <w:pPr>
        <w:ind w:left="2160" w:firstLine="0"/>
        <w:rPr>
          <w:sz w:val="24"/>
          <w:szCs w:val="24"/>
        </w:rPr>
      </w:pPr>
      <w:r w:rsidDel="00000000" w:rsidR="00000000" w:rsidRPr="00000000">
        <w:rPr>
          <w:rtl w:val="0"/>
        </w:rPr>
      </w:r>
    </w:p>
    <w:p w:rsidR="00000000" w:rsidDel="00000000" w:rsidP="00000000" w:rsidRDefault="00000000" w:rsidRPr="00000000" w14:paraId="00000039">
      <w:pPr>
        <w:numPr>
          <w:ilvl w:val="0"/>
          <w:numId w:val="3"/>
        </w:numPr>
        <w:ind w:left="720" w:hanging="360"/>
        <w:rPr>
          <w:sz w:val="24"/>
          <w:szCs w:val="24"/>
        </w:rPr>
      </w:pPr>
      <w:r w:rsidDel="00000000" w:rsidR="00000000" w:rsidRPr="00000000">
        <w:rPr>
          <w:b w:val="1"/>
          <w:sz w:val="24"/>
          <w:szCs w:val="24"/>
          <w:rtl w:val="0"/>
        </w:rPr>
        <w:t xml:space="preserve">New Registrations: </w:t>
      </w:r>
      <w:r w:rsidDel="00000000" w:rsidR="00000000" w:rsidRPr="00000000">
        <w:rPr>
          <w:sz w:val="24"/>
          <w:szCs w:val="24"/>
          <w:rtl w:val="0"/>
        </w:rPr>
        <w:t xml:space="preserve">New customers can register by providing appropriate details for their account and they can then place order,if an already an old member then can view previous orders. Registrations are also open for administrators.</w:t>
      </w: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numPr>
          <w:ilvl w:val="0"/>
          <w:numId w:val="3"/>
        </w:numPr>
        <w:ind w:left="720" w:hanging="360"/>
        <w:rPr>
          <w:sz w:val="24"/>
          <w:szCs w:val="24"/>
        </w:rPr>
      </w:pPr>
      <w:r w:rsidDel="00000000" w:rsidR="00000000" w:rsidRPr="00000000">
        <w:rPr>
          <w:b w:val="1"/>
          <w:sz w:val="24"/>
          <w:szCs w:val="24"/>
          <w:rtl w:val="0"/>
        </w:rPr>
        <w:t xml:space="preserve">Flow of the system: </w:t>
      </w:r>
      <w:r w:rsidDel="00000000" w:rsidR="00000000" w:rsidRPr="00000000">
        <w:rPr>
          <w:sz w:val="24"/>
          <w:szCs w:val="24"/>
          <w:rtl w:val="0"/>
        </w:rPr>
        <w:t xml:space="preserve">The OFDS provides its services to its members only. Thus, you must login, if you have an account, or register to the system by providing imperative details. You can login either as a customer or as an administrator. Once logged in, the customer can perform the above mentioned tasks and similarly for the admin.</w:t>
      </w:r>
    </w:p>
    <w:p w:rsidR="00000000" w:rsidDel="00000000" w:rsidP="00000000" w:rsidRDefault="00000000" w:rsidRPr="00000000" w14:paraId="0000003C">
      <w:pPr>
        <w:ind w:left="720" w:firstLine="0"/>
        <w:rPr>
          <w:sz w:val="24"/>
          <w:szCs w:val="24"/>
        </w:rPr>
      </w:pPr>
      <w:r w:rsidDel="00000000" w:rsidR="00000000" w:rsidRPr="00000000">
        <w:rPr>
          <w:sz w:val="24"/>
          <w:szCs w:val="24"/>
        </w:rPr>
        <w:drawing>
          <wp:inline distB="114300" distT="114300" distL="114300" distR="114300">
            <wp:extent cx="6172200" cy="6946900"/>
            <wp:effectExtent b="0" l="0" r="0" t="0"/>
            <wp:docPr id="1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172200" cy="69469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numPr>
          <w:ilvl w:val="0"/>
          <w:numId w:val="3"/>
        </w:numPr>
        <w:ind w:left="720" w:hanging="360"/>
        <w:rPr>
          <w:sz w:val="24"/>
          <w:szCs w:val="24"/>
        </w:rPr>
      </w:pPr>
      <w:r w:rsidDel="00000000" w:rsidR="00000000" w:rsidRPr="00000000">
        <w:rPr>
          <w:b w:val="1"/>
          <w:sz w:val="24"/>
          <w:szCs w:val="24"/>
          <w:rtl w:val="0"/>
        </w:rPr>
        <w:t xml:space="preserve">Limitations: </w:t>
      </w:r>
      <w:r w:rsidDel="00000000" w:rsidR="00000000" w:rsidRPr="00000000">
        <w:rPr>
          <w:sz w:val="24"/>
          <w:szCs w:val="24"/>
          <w:rtl w:val="0"/>
        </w:rPr>
        <w:t xml:space="preserve">This project has its own limitations;</w:t>
      </w:r>
      <w:r w:rsidDel="00000000" w:rsidR="00000000" w:rsidRPr="00000000">
        <w:rPr>
          <w:rtl w:val="0"/>
        </w:rPr>
      </w:r>
    </w:p>
    <w:p w:rsidR="00000000" w:rsidDel="00000000" w:rsidP="00000000" w:rsidRDefault="00000000" w:rsidRPr="00000000" w14:paraId="00000043">
      <w:pPr>
        <w:numPr>
          <w:ilvl w:val="1"/>
          <w:numId w:val="3"/>
        </w:numPr>
        <w:ind w:left="1440" w:hanging="360"/>
        <w:rPr>
          <w:sz w:val="24"/>
          <w:szCs w:val="24"/>
        </w:rPr>
      </w:pPr>
      <w:r w:rsidDel="00000000" w:rsidR="00000000" w:rsidRPr="00000000">
        <w:rPr>
          <w:sz w:val="24"/>
          <w:szCs w:val="24"/>
          <w:rtl w:val="0"/>
        </w:rPr>
        <w:t xml:space="preserve">There is only one mode of payment i.e. wallet</w:t>
      </w:r>
    </w:p>
    <w:p w:rsidR="00000000" w:rsidDel="00000000" w:rsidP="00000000" w:rsidRDefault="00000000" w:rsidRPr="00000000" w14:paraId="00000044">
      <w:pPr>
        <w:numPr>
          <w:ilvl w:val="1"/>
          <w:numId w:val="3"/>
        </w:numPr>
        <w:ind w:left="1440" w:hanging="360"/>
        <w:rPr>
          <w:sz w:val="24"/>
          <w:szCs w:val="24"/>
        </w:rPr>
      </w:pPr>
      <w:r w:rsidDel="00000000" w:rsidR="00000000" w:rsidRPr="00000000">
        <w:rPr>
          <w:sz w:val="24"/>
          <w:szCs w:val="24"/>
          <w:rtl w:val="0"/>
        </w:rPr>
        <w:t xml:space="preserve">One restaurant can have only one menu</w:t>
      </w:r>
    </w:p>
    <w:p w:rsidR="00000000" w:rsidDel="00000000" w:rsidP="00000000" w:rsidRDefault="00000000" w:rsidRPr="00000000" w14:paraId="00000045">
      <w:pPr>
        <w:numPr>
          <w:ilvl w:val="1"/>
          <w:numId w:val="3"/>
        </w:numPr>
        <w:ind w:left="1440" w:hanging="360"/>
        <w:rPr>
          <w:sz w:val="24"/>
          <w:szCs w:val="24"/>
        </w:rPr>
      </w:pPr>
      <w:r w:rsidDel="00000000" w:rsidR="00000000" w:rsidRPr="00000000">
        <w:rPr>
          <w:sz w:val="24"/>
          <w:szCs w:val="24"/>
          <w:rtl w:val="0"/>
        </w:rPr>
        <w:t xml:space="preserve">ETA cannot be calculated corresponding to real-time data. Also, status cannot be updated based on ETA  </w:t>
      </w:r>
    </w:p>
    <w:p w:rsidR="00000000" w:rsidDel="00000000" w:rsidP="00000000" w:rsidRDefault="00000000" w:rsidRPr="00000000" w14:paraId="00000046">
      <w:pPr>
        <w:ind w:left="1440" w:firstLine="0"/>
        <w:rPr>
          <w:sz w:val="24"/>
          <w:szCs w:val="24"/>
        </w:rPr>
      </w:pPr>
      <w:r w:rsidDel="00000000" w:rsidR="00000000" w:rsidRPr="00000000">
        <w:rPr>
          <w:rtl w:val="0"/>
        </w:rPr>
      </w:r>
    </w:p>
    <w:p w:rsidR="00000000" w:rsidDel="00000000" w:rsidP="00000000" w:rsidRDefault="00000000" w:rsidRPr="00000000" w14:paraId="00000047">
      <w:pPr>
        <w:numPr>
          <w:ilvl w:val="0"/>
          <w:numId w:val="3"/>
        </w:numPr>
        <w:ind w:left="720" w:hanging="360"/>
        <w:rPr>
          <w:sz w:val="24"/>
          <w:szCs w:val="24"/>
        </w:rPr>
      </w:pPr>
      <w:r w:rsidDel="00000000" w:rsidR="00000000" w:rsidRPr="00000000">
        <w:rPr>
          <w:b w:val="1"/>
          <w:sz w:val="24"/>
          <w:szCs w:val="24"/>
          <w:rtl w:val="0"/>
        </w:rPr>
        <w:t xml:space="preserve">Assumptions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8">
      <w:pPr>
        <w:numPr>
          <w:ilvl w:val="1"/>
          <w:numId w:val="3"/>
        </w:numPr>
        <w:ind w:left="1440" w:hanging="360"/>
        <w:rPr>
          <w:sz w:val="24"/>
          <w:szCs w:val="24"/>
        </w:rPr>
      </w:pPr>
      <w:r w:rsidDel="00000000" w:rsidR="00000000" w:rsidRPr="00000000">
        <w:rPr>
          <w:sz w:val="24"/>
          <w:szCs w:val="24"/>
          <w:rtl w:val="0"/>
        </w:rPr>
        <w:t xml:space="preserve">The username will only be in the form of email.</w:t>
      </w:r>
    </w:p>
    <w:p w:rsidR="00000000" w:rsidDel="00000000" w:rsidP="00000000" w:rsidRDefault="00000000" w:rsidRPr="00000000" w14:paraId="00000049">
      <w:pPr>
        <w:numPr>
          <w:ilvl w:val="1"/>
          <w:numId w:val="3"/>
        </w:numPr>
        <w:ind w:left="1440" w:hanging="360"/>
        <w:rPr>
          <w:sz w:val="24"/>
          <w:szCs w:val="24"/>
        </w:rPr>
      </w:pPr>
      <w:r w:rsidDel="00000000" w:rsidR="00000000" w:rsidRPr="00000000">
        <w:rPr>
          <w:sz w:val="24"/>
          <w:szCs w:val="24"/>
          <w:rtl w:val="0"/>
        </w:rPr>
        <w:t xml:space="preserve">Some amount is assumed to be already present in the wallet at the time of registration (user need not add the balance).</w:t>
      </w:r>
      <w:r w:rsidDel="00000000" w:rsidR="00000000" w:rsidRPr="00000000">
        <w:rPr>
          <w:rtl w:val="0"/>
        </w:rPr>
      </w:r>
    </w:p>
    <w:p w:rsidR="00000000" w:rsidDel="00000000" w:rsidP="00000000" w:rsidRDefault="00000000" w:rsidRPr="00000000" w14:paraId="0000004A">
      <w:pPr>
        <w:numPr>
          <w:ilvl w:val="1"/>
          <w:numId w:val="3"/>
        </w:numPr>
        <w:ind w:left="1440" w:hanging="360"/>
        <w:rPr>
          <w:sz w:val="24"/>
          <w:szCs w:val="24"/>
        </w:rPr>
      </w:pPr>
      <w:r w:rsidDel="00000000" w:rsidR="00000000" w:rsidRPr="00000000">
        <w:rPr>
          <w:sz w:val="24"/>
          <w:szCs w:val="24"/>
          <w:rtl w:val="0"/>
        </w:rPr>
        <w:t xml:space="preserve">The wallet is assumed to be refilled automatically when there is not enough balance.</w:t>
      </w:r>
      <w:r w:rsidDel="00000000" w:rsidR="00000000" w:rsidRPr="00000000">
        <w:rPr>
          <w:rtl w:val="0"/>
        </w:rPr>
      </w:r>
    </w:p>
    <w:p w:rsidR="00000000" w:rsidDel="00000000" w:rsidP="00000000" w:rsidRDefault="00000000" w:rsidRPr="00000000" w14:paraId="0000004B">
      <w:pPr>
        <w:numPr>
          <w:ilvl w:val="1"/>
          <w:numId w:val="3"/>
        </w:numPr>
        <w:ind w:left="1440" w:hanging="360"/>
        <w:rPr>
          <w:sz w:val="24"/>
          <w:szCs w:val="24"/>
        </w:rPr>
      </w:pPr>
      <w:r w:rsidDel="00000000" w:rsidR="00000000" w:rsidRPr="00000000">
        <w:rPr>
          <w:sz w:val="24"/>
          <w:szCs w:val="24"/>
          <w:rtl w:val="0"/>
        </w:rPr>
        <w:t xml:space="preserve">Pincode is assumed as an area id wherein nearby areas will have small difference in the value of area id and vice versa.</w:t>
      </w:r>
      <w:r w:rsidDel="00000000" w:rsidR="00000000" w:rsidRPr="00000000">
        <w:rPr>
          <w:rtl w:val="0"/>
        </w:rPr>
      </w:r>
    </w:p>
    <w:p w:rsidR="00000000" w:rsidDel="00000000" w:rsidP="00000000" w:rsidRDefault="00000000" w:rsidRPr="00000000" w14:paraId="0000004C">
      <w:pPr>
        <w:numPr>
          <w:ilvl w:val="1"/>
          <w:numId w:val="3"/>
        </w:numPr>
        <w:ind w:left="1440" w:hanging="360"/>
        <w:rPr>
          <w:sz w:val="24"/>
          <w:szCs w:val="24"/>
        </w:rPr>
      </w:pPr>
      <w:r w:rsidDel="00000000" w:rsidR="00000000" w:rsidRPr="00000000">
        <w:rPr>
          <w:sz w:val="24"/>
          <w:szCs w:val="24"/>
          <w:rtl w:val="0"/>
        </w:rPr>
        <w:t xml:space="preserve">ETA is set to be minimum ten minutes and maximum 30 mins according to the distance from restaurant to the delivery address.</w:t>
      </w:r>
      <w:r w:rsidDel="00000000" w:rsidR="00000000" w:rsidRPr="00000000">
        <w:rPr>
          <w:rtl w:val="0"/>
        </w:rPr>
      </w:r>
    </w:p>
    <w:p w:rsidR="00000000" w:rsidDel="00000000" w:rsidP="00000000" w:rsidRDefault="00000000" w:rsidRPr="00000000" w14:paraId="0000004D">
      <w:pPr>
        <w:numPr>
          <w:ilvl w:val="1"/>
          <w:numId w:val="3"/>
        </w:numPr>
        <w:ind w:left="1440" w:hanging="360"/>
        <w:rPr>
          <w:sz w:val="24"/>
          <w:szCs w:val="24"/>
        </w:rPr>
      </w:pPr>
      <w:r w:rsidDel="00000000" w:rsidR="00000000" w:rsidRPr="00000000">
        <w:rPr>
          <w:sz w:val="24"/>
          <w:szCs w:val="24"/>
          <w:rtl w:val="0"/>
        </w:rPr>
        <w:t xml:space="preserve">Once placed, the order cannot be cancelled.</w:t>
      </w:r>
      <w:r w:rsidDel="00000000" w:rsidR="00000000" w:rsidRPr="00000000">
        <w:rPr>
          <w:rtl w:val="0"/>
        </w:rPr>
      </w:r>
    </w:p>
    <w:p w:rsidR="00000000" w:rsidDel="00000000" w:rsidP="00000000" w:rsidRDefault="00000000" w:rsidRPr="00000000" w14:paraId="0000004E">
      <w:pPr>
        <w:numPr>
          <w:ilvl w:val="1"/>
          <w:numId w:val="3"/>
        </w:numPr>
        <w:ind w:left="1440" w:hanging="360"/>
        <w:rPr>
          <w:sz w:val="24"/>
          <w:szCs w:val="24"/>
        </w:rPr>
      </w:pPr>
      <w:r w:rsidDel="00000000" w:rsidR="00000000" w:rsidRPr="00000000">
        <w:rPr>
          <w:sz w:val="24"/>
          <w:szCs w:val="24"/>
          <w:rtl w:val="0"/>
        </w:rPr>
        <w:t xml:space="preserve">Delivery fee will not exceed 30 rupees.</w:t>
      </w:r>
      <w:r w:rsidDel="00000000" w:rsidR="00000000" w:rsidRPr="00000000">
        <w:rPr>
          <w:rtl w:val="0"/>
        </w:rPr>
      </w:r>
    </w:p>
    <w:p w:rsidR="00000000" w:rsidDel="00000000" w:rsidP="00000000" w:rsidRDefault="00000000" w:rsidRPr="00000000" w14:paraId="0000004F">
      <w:pPr>
        <w:numPr>
          <w:ilvl w:val="1"/>
          <w:numId w:val="3"/>
        </w:numPr>
        <w:ind w:left="1440" w:hanging="360"/>
        <w:rPr>
          <w:sz w:val="24"/>
          <w:szCs w:val="24"/>
        </w:rPr>
      </w:pPr>
      <w:r w:rsidDel="00000000" w:rsidR="00000000" w:rsidRPr="00000000">
        <w:rPr>
          <w:sz w:val="24"/>
          <w:szCs w:val="24"/>
          <w:rtl w:val="0"/>
        </w:rPr>
        <w:t xml:space="preserve">Once a customer uses the given offer based on the n number of orders,the customer cannot be valid for the offer again after another n orders.</w:t>
      </w:r>
      <w:r w:rsidDel="00000000" w:rsidR="00000000" w:rsidRPr="00000000">
        <w:rPr>
          <w:rtl w:val="0"/>
        </w:rPr>
      </w:r>
    </w:p>
    <w:p w:rsidR="00000000" w:rsidDel="00000000" w:rsidP="00000000" w:rsidRDefault="00000000" w:rsidRPr="00000000" w14:paraId="00000050">
      <w:pPr>
        <w:numPr>
          <w:ilvl w:val="1"/>
          <w:numId w:val="3"/>
        </w:numPr>
        <w:ind w:left="1440" w:hanging="360"/>
        <w:rPr>
          <w:sz w:val="24"/>
          <w:szCs w:val="24"/>
        </w:rPr>
      </w:pPr>
      <w:r w:rsidDel="00000000" w:rsidR="00000000" w:rsidRPr="00000000">
        <w:rPr>
          <w:sz w:val="24"/>
          <w:szCs w:val="24"/>
          <w:rtl w:val="0"/>
        </w:rPr>
        <w:t xml:space="preserve">Once a customer becomes a premium member there is no choice to revert the decision.</w:t>
      </w:r>
      <w:r w:rsidDel="00000000" w:rsidR="00000000" w:rsidRPr="00000000">
        <w:rPr>
          <w:rtl w:val="0"/>
        </w:rPr>
      </w:r>
    </w:p>
    <w:p w:rsidR="00000000" w:rsidDel="00000000" w:rsidP="00000000" w:rsidRDefault="00000000" w:rsidRPr="00000000" w14:paraId="00000051">
      <w:pPr>
        <w:numPr>
          <w:ilvl w:val="1"/>
          <w:numId w:val="3"/>
        </w:numPr>
        <w:ind w:left="1440" w:hanging="360"/>
        <w:rPr>
          <w:sz w:val="24"/>
          <w:szCs w:val="24"/>
        </w:rPr>
      </w:pPr>
      <w:r w:rsidDel="00000000" w:rsidR="00000000" w:rsidRPr="00000000">
        <w:rPr>
          <w:sz w:val="24"/>
          <w:szCs w:val="24"/>
          <w:rtl w:val="0"/>
        </w:rPr>
        <w:t xml:space="preserve">Payment can be done only through the wallet. Payment through other modes like COD, credit card, net banking are not allowed.</w:t>
      </w:r>
      <w:r w:rsidDel="00000000" w:rsidR="00000000" w:rsidRPr="00000000">
        <w:rPr>
          <w:rtl w:val="0"/>
        </w:rPr>
      </w:r>
    </w:p>
    <w:p w:rsidR="00000000" w:rsidDel="00000000" w:rsidP="00000000" w:rsidRDefault="00000000" w:rsidRPr="00000000" w14:paraId="00000052">
      <w:pPr>
        <w:ind w:left="1440" w:firstLine="0"/>
        <w:rPr>
          <w:sz w:val="24"/>
          <w:szCs w:val="24"/>
        </w:rPr>
      </w:pPr>
      <w:r w:rsidDel="00000000" w:rsidR="00000000" w:rsidRPr="00000000">
        <w:rPr>
          <w:rtl w:val="0"/>
        </w:rPr>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jc w:val="center"/>
        <w:rPr>
          <w:b w:val="1"/>
          <w:sz w:val="48"/>
          <w:szCs w:val="48"/>
        </w:rPr>
      </w:pPr>
      <w:r w:rsidDel="00000000" w:rsidR="00000000" w:rsidRPr="00000000">
        <w:rPr>
          <w:b w:val="1"/>
          <w:sz w:val="48"/>
          <w:szCs w:val="48"/>
          <w:rtl w:val="0"/>
        </w:rPr>
        <w:t xml:space="preserve">ER diagram </w:t>
      </w:r>
    </w:p>
    <w:p w:rsidR="00000000" w:rsidDel="00000000" w:rsidP="00000000" w:rsidRDefault="00000000" w:rsidRPr="00000000" w14:paraId="00000058">
      <w:pPr>
        <w:jc w:val="center"/>
        <w:rPr>
          <w:b w:val="1"/>
          <w:sz w:val="48"/>
          <w:szCs w:val="48"/>
        </w:rPr>
      </w:pPr>
      <w:r w:rsidDel="00000000" w:rsidR="00000000" w:rsidRPr="00000000">
        <w:rPr>
          <w:rtl w:val="0"/>
        </w:rPr>
      </w:r>
    </w:p>
    <w:p w:rsidR="00000000" w:rsidDel="00000000" w:rsidP="00000000" w:rsidRDefault="00000000" w:rsidRPr="00000000" w14:paraId="00000059">
      <w:pPr>
        <w:jc w:val="center"/>
        <w:rPr>
          <w:b w:val="1"/>
          <w:sz w:val="48"/>
          <w:szCs w:val="48"/>
        </w:rPr>
      </w:pPr>
      <w:r w:rsidDel="00000000" w:rsidR="00000000" w:rsidRPr="00000000">
        <w:rPr>
          <w:rtl w:val="0"/>
        </w:rPr>
      </w:r>
    </w:p>
    <w:p w:rsidR="00000000" w:rsidDel="00000000" w:rsidP="00000000" w:rsidRDefault="00000000" w:rsidRPr="00000000" w14:paraId="0000005A">
      <w:pPr>
        <w:ind w:hanging="810"/>
        <w:jc w:val="center"/>
        <w:rPr>
          <w:b w:val="1"/>
          <w:sz w:val="48"/>
          <w:szCs w:val="48"/>
        </w:rPr>
      </w:pPr>
      <w:r w:rsidDel="00000000" w:rsidR="00000000" w:rsidRPr="00000000">
        <w:rPr>
          <w:b w:val="1"/>
          <w:sz w:val="48"/>
          <w:szCs w:val="48"/>
        </w:rPr>
        <w:drawing>
          <wp:inline distB="114300" distT="114300" distL="114300" distR="114300">
            <wp:extent cx="7367588" cy="5794029"/>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7367588" cy="57940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jc w:val="center"/>
        <w:rPr>
          <w:b w:val="1"/>
          <w:sz w:val="48"/>
          <w:szCs w:val="48"/>
        </w:rPr>
      </w:pPr>
      <w:r w:rsidDel="00000000" w:rsidR="00000000" w:rsidRPr="00000000">
        <w:rPr>
          <w:b w:val="1"/>
          <w:sz w:val="48"/>
          <w:szCs w:val="48"/>
          <w:rtl w:val="0"/>
        </w:rPr>
        <w:t xml:space="preserve">Relational Schema</w:t>
      </w:r>
    </w:p>
    <w:p w:rsidR="00000000" w:rsidDel="00000000" w:rsidP="00000000" w:rsidRDefault="00000000" w:rsidRPr="00000000" w14:paraId="0000005C">
      <w:pPr>
        <w:jc w:val="center"/>
        <w:rPr>
          <w:b w:val="1"/>
          <w:sz w:val="48"/>
          <w:szCs w:val="48"/>
        </w:rPr>
      </w:pPr>
      <w:r w:rsidDel="00000000" w:rsidR="00000000" w:rsidRPr="00000000">
        <w:rPr>
          <w:rtl w:val="0"/>
        </w:rPr>
      </w:r>
    </w:p>
    <w:p w:rsidR="00000000" w:rsidDel="00000000" w:rsidP="00000000" w:rsidRDefault="00000000" w:rsidRPr="00000000" w14:paraId="0000005D">
      <w:pPr>
        <w:jc w:val="center"/>
        <w:rPr>
          <w:b w:val="1"/>
          <w:sz w:val="48"/>
          <w:szCs w:val="48"/>
        </w:rPr>
      </w:pPr>
      <w:r w:rsidDel="00000000" w:rsidR="00000000" w:rsidRPr="00000000">
        <w:rPr>
          <w:rtl w:val="0"/>
        </w:rPr>
      </w:r>
    </w:p>
    <w:p w:rsidR="00000000" w:rsidDel="00000000" w:rsidP="00000000" w:rsidRDefault="00000000" w:rsidRPr="00000000" w14:paraId="0000005E">
      <w:pPr>
        <w:ind w:left="0" w:hanging="720"/>
        <w:jc w:val="center"/>
        <w:rPr>
          <w:b w:val="1"/>
          <w:sz w:val="48"/>
          <w:szCs w:val="48"/>
        </w:rPr>
      </w:pPr>
      <w:r w:rsidDel="00000000" w:rsidR="00000000" w:rsidRPr="00000000">
        <w:rPr>
          <w:b w:val="1"/>
          <w:sz w:val="48"/>
          <w:szCs w:val="48"/>
        </w:rPr>
        <w:drawing>
          <wp:inline distB="114300" distT="114300" distL="114300" distR="114300">
            <wp:extent cx="7316609" cy="4395788"/>
            <wp:effectExtent b="0" l="0" r="0" t="0"/>
            <wp:docPr id="12" name="image6.png"/>
            <a:graphic>
              <a:graphicData uri="http://schemas.openxmlformats.org/drawingml/2006/picture">
                <pic:pic>
                  <pic:nvPicPr>
                    <pic:cNvPr id="0" name="image6.png"/>
                    <pic:cNvPicPr preferRelativeResize="0"/>
                  </pic:nvPicPr>
                  <pic:blipFill>
                    <a:blip r:embed="rId8"/>
                    <a:srcRect b="0" l="6791" r="3236" t="12275"/>
                    <a:stretch>
                      <a:fillRect/>
                    </a:stretch>
                  </pic:blipFill>
                  <pic:spPr>
                    <a:xfrm>
                      <a:off x="0" y="0"/>
                      <a:ext cx="7316609"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hanging="720"/>
        <w:jc w:val="left"/>
        <w:rPr>
          <w:b w:val="1"/>
          <w:sz w:val="48"/>
          <w:szCs w:val="48"/>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jc w:val="center"/>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66">
      <w:pPr>
        <w:jc w:val="center"/>
        <w:rPr>
          <w:b w:val="1"/>
          <w:sz w:val="48"/>
          <w:szCs w:val="48"/>
        </w:rPr>
      </w:pPr>
      <w:r w:rsidDel="00000000" w:rsidR="00000000" w:rsidRPr="00000000">
        <w:rPr>
          <w:b w:val="1"/>
          <w:sz w:val="48"/>
          <w:szCs w:val="48"/>
          <w:rtl w:val="0"/>
        </w:rPr>
        <w:t xml:space="preserve">Table Design (Data Dictionary)</w:t>
      </w:r>
    </w:p>
    <w:p w:rsidR="00000000" w:rsidDel="00000000" w:rsidP="00000000" w:rsidRDefault="00000000" w:rsidRPr="00000000" w14:paraId="00000067">
      <w:pPr>
        <w:jc w:val="center"/>
        <w:rPr>
          <w:sz w:val="48"/>
          <w:szCs w:val="48"/>
        </w:rPr>
      </w:pPr>
      <w:r w:rsidDel="00000000" w:rsidR="00000000" w:rsidRPr="00000000">
        <w:rPr>
          <w:rtl w:val="0"/>
        </w:rPr>
      </w:r>
    </w:p>
    <w:p w:rsidR="00000000" w:rsidDel="00000000" w:rsidP="00000000" w:rsidRDefault="00000000" w:rsidRPr="00000000" w14:paraId="00000068">
      <w:pPr>
        <w:numPr>
          <w:ilvl w:val="0"/>
          <w:numId w:val="4"/>
        </w:numPr>
        <w:ind w:left="720" w:hanging="360"/>
        <w:rPr>
          <w:sz w:val="24"/>
          <w:szCs w:val="24"/>
        </w:rPr>
      </w:pPr>
      <w:r w:rsidDel="00000000" w:rsidR="00000000" w:rsidRPr="00000000">
        <w:rPr>
          <w:sz w:val="24"/>
          <w:szCs w:val="24"/>
          <w:rtl w:val="0"/>
        </w:rPr>
        <w:t xml:space="preserve">Table name: </w:t>
      </w:r>
      <w:r w:rsidDel="00000000" w:rsidR="00000000" w:rsidRPr="00000000">
        <w:rPr>
          <w:i w:val="1"/>
          <w:sz w:val="24"/>
          <w:szCs w:val="24"/>
          <w:rtl w:val="0"/>
        </w:rPr>
        <w:t xml:space="preserve">customer</w:t>
      </w: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sz w:val="24"/>
          <w:szCs w:val="24"/>
          <w:rtl w:val="0"/>
        </w:rPr>
        <w:t xml:space="preserve">Description: This table will store customer details. </w:t>
      </w:r>
    </w:p>
    <w:p w:rsidR="00000000" w:rsidDel="00000000" w:rsidP="00000000" w:rsidRDefault="00000000" w:rsidRPr="00000000" w14:paraId="0000006A">
      <w:pPr>
        <w:ind w:left="720" w:firstLine="0"/>
        <w:rPr>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395"/>
        <w:gridCol w:w="765"/>
        <w:gridCol w:w="1590"/>
        <w:gridCol w:w="2940"/>
        <w:tblGridChange w:id="0">
          <w:tblGrid>
            <w:gridCol w:w="1950"/>
            <w:gridCol w:w="1395"/>
            <w:gridCol w:w="765"/>
            <w:gridCol w:w="1590"/>
            <w:gridCol w:w="29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Stores the customer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Stores the name of the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Stores the contact number of the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Stores the email ID</w:t>
            </w:r>
          </w:p>
        </w:tc>
      </w:tr>
    </w:tbl>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numPr>
          <w:ilvl w:val="0"/>
          <w:numId w:val="4"/>
        </w:numPr>
        <w:ind w:left="720" w:hanging="360"/>
        <w:rPr>
          <w:sz w:val="24"/>
          <w:szCs w:val="24"/>
        </w:rPr>
      </w:pPr>
      <w:r w:rsidDel="00000000" w:rsidR="00000000" w:rsidRPr="00000000">
        <w:rPr>
          <w:sz w:val="24"/>
          <w:szCs w:val="24"/>
          <w:rtl w:val="0"/>
        </w:rPr>
        <w:t xml:space="preserve">Table name: </w:t>
      </w:r>
      <w:r w:rsidDel="00000000" w:rsidR="00000000" w:rsidRPr="00000000">
        <w:rPr>
          <w:i w:val="1"/>
          <w:sz w:val="24"/>
          <w:szCs w:val="24"/>
          <w:rtl w:val="0"/>
        </w:rPr>
        <w:t xml:space="preserve">orders</w:t>
      </w:r>
      <w:r w:rsidDel="00000000" w:rsidR="00000000" w:rsidRPr="00000000">
        <w:rPr>
          <w:rtl w:val="0"/>
        </w:rPr>
      </w:r>
    </w:p>
    <w:p w:rsidR="00000000" w:rsidDel="00000000" w:rsidP="00000000" w:rsidRDefault="00000000" w:rsidRPr="00000000" w14:paraId="00000086">
      <w:pPr>
        <w:ind w:left="720" w:firstLine="0"/>
        <w:rPr>
          <w:sz w:val="24"/>
          <w:szCs w:val="24"/>
        </w:rPr>
      </w:pPr>
      <w:r w:rsidDel="00000000" w:rsidR="00000000" w:rsidRPr="00000000">
        <w:rPr>
          <w:sz w:val="24"/>
          <w:szCs w:val="24"/>
          <w:rtl w:val="0"/>
        </w:rPr>
        <w:t xml:space="preserve">Description: This table will store order details like the restaurant from which food has been ordered, the customer ID, order status and the order date   </w:t>
      </w:r>
    </w:p>
    <w:p w:rsidR="00000000" w:rsidDel="00000000" w:rsidP="00000000" w:rsidRDefault="00000000" w:rsidRPr="00000000" w14:paraId="00000087">
      <w:pPr>
        <w:ind w:left="720" w:firstLine="0"/>
        <w:rPr>
          <w:sz w:val="24"/>
          <w:szCs w:val="24"/>
        </w:rPr>
      </w:pPr>
      <w:r w:rsidDel="00000000" w:rsidR="00000000" w:rsidRPr="00000000">
        <w:rPr>
          <w:rtl w:val="0"/>
        </w:rPr>
      </w:r>
    </w:p>
    <w:tbl>
      <w:tblPr>
        <w:tblStyle w:val="Table2"/>
        <w:tblW w:w="8880.0" w:type="dxa"/>
        <w:jc w:val="left"/>
        <w:tblInd w:w="5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425"/>
        <w:gridCol w:w="795"/>
        <w:gridCol w:w="1470"/>
        <w:gridCol w:w="2760"/>
        <w:tblGridChange w:id="0">
          <w:tblGrid>
            <w:gridCol w:w="2430"/>
            <w:gridCol w:w="1425"/>
            <w:gridCol w:w="795"/>
            <w:gridCol w:w="1470"/>
            <w:gridCol w:w="2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order_no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Stores the order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FK referred from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Stores the ID of the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delivery_address_id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Stores the delivery address ID of the customer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rPr>
            </w:pPr>
            <w:r w:rsidDel="00000000" w:rsidR="00000000" w:rsidRPr="00000000">
              <w:rPr>
                <w:sz w:val="24"/>
                <w:szCs w:val="24"/>
                <w:rtl w:val="0"/>
              </w:rPr>
              <w:t xml:space="preserve">restaurant_id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Stores the restaurant ID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order_status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Shows the status of the order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order_time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rPr>
            </w:pPr>
            <w:r w:rsidDel="00000000" w:rsidR="00000000" w:rsidRPr="00000000">
              <w:rPr>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Stores date and time of the placed  order</w:t>
            </w:r>
          </w:p>
        </w:tc>
      </w:tr>
    </w:tbl>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account</w:t>
      </w:r>
      <w:r w:rsidDel="00000000" w:rsidR="00000000" w:rsidRPr="00000000">
        <w:rPr>
          <w:rtl w:val="0"/>
        </w:rPr>
      </w:r>
    </w:p>
    <w:p w:rsidR="00000000" w:rsidDel="00000000" w:rsidP="00000000" w:rsidRDefault="00000000" w:rsidRPr="00000000" w14:paraId="000000AE">
      <w:pPr>
        <w:ind w:left="0" w:firstLine="720"/>
        <w:rPr>
          <w:sz w:val="24"/>
          <w:szCs w:val="24"/>
        </w:rPr>
      </w:pPr>
      <w:r w:rsidDel="00000000" w:rsidR="00000000" w:rsidRPr="00000000">
        <w:rPr>
          <w:sz w:val="24"/>
          <w:szCs w:val="24"/>
          <w:rtl w:val="0"/>
        </w:rPr>
        <w:t xml:space="preserve">Description: This table stores the account details of customer like his/her username, password and ID  </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395"/>
        <w:gridCol w:w="825"/>
        <w:gridCol w:w="1455"/>
        <w:gridCol w:w="3075"/>
        <w:tblGridChange w:id="0">
          <w:tblGrid>
            <w:gridCol w:w="1890"/>
            <w:gridCol w:w="1395"/>
            <w:gridCol w:w="825"/>
            <w:gridCol w:w="1455"/>
            <w:gridCol w:w="3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Stores the ID of the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FK referred from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Stores the username i.e. the email of the customer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Stores the password for this account</w:t>
            </w:r>
          </w:p>
        </w:tc>
      </w:tr>
    </w:tbl>
    <w:p w:rsidR="00000000" w:rsidDel="00000000" w:rsidP="00000000" w:rsidRDefault="00000000" w:rsidRPr="00000000" w14:paraId="000000C3">
      <w:pPr>
        <w:ind w:left="720" w:firstLine="0"/>
        <w:rPr>
          <w:sz w:val="24"/>
          <w:szCs w:val="24"/>
        </w:rPr>
      </w:pPr>
      <w:r w:rsidDel="00000000" w:rsidR="00000000" w:rsidRPr="00000000">
        <w:rPr>
          <w:rtl w:val="0"/>
        </w:rPr>
      </w:r>
    </w:p>
    <w:p w:rsidR="00000000" w:rsidDel="00000000" w:rsidP="00000000" w:rsidRDefault="00000000" w:rsidRPr="00000000" w14:paraId="000000C4">
      <w:pPr>
        <w:numPr>
          <w:ilvl w:val="0"/>
          <w:numId w:val="4"/>
        </w:numPr>
        <w:ind w:left="720" w:hanging="360"/>
        <w:rPr>
          <w:sz w:val="24"/>
          <w:szCs w:val="24"/>
        </w:rPr>
      </w:pPr>
      <w:r w:rsidDel="00000000" w:rsidR="00000000" w:rsidRPr="00000000">
        <w:rPr>
          <w:sz w:val="24"/>
          <w:szCs w:val="24"/>
          <w:rtl w:val="0"/>
        </w:rPr>
        <w:t xml:space="preserve">Table name: </w:t>
      </w:r>
      <w:r w:rsidDel="00000000" w:rsidR="00000000" w:rsidRPr="00000000">
        <w:rPr>
          <w:i w:val="1"/>
          <w:sz w:val="24"/>
          <w:szCs w:val="24"/>
          <w:rtl w:val="0"/>
        </w:rPr>
        <w:t xml:space="preserve">delivery</w:t>
      </w:r>
      <w:r w:rsidDel="00000000" w:rsidR="00000000" w:rsidRPr="00000000">
        <w:rPr>
          <w:rtl w:val="0"/>
        </w:rPr>
      </w:r>
    </w:p>
    <w:p w:rsidR="00000000" w:rsidDel="00000000" w:rsidP="00000000" w:rsidRDefault="00000000" w:rsidRPr="00000000" w14:paraId="000000C5">
      <w:pPr>
        <w:ind w:left="720" w:firstLine="0"/>
        <w:rPr>
          <w:sz w:val="24"/>
          <w:szCs w:val="24"/>
        </w:rPr>
      </w:pPr>
      <w:r w:rsidDel="00000000" w:rsidR="00000000" w:rsidRPr="00000000">
        <w:rPr>
          <w:sz w:val="24"/>
          <w:szCs w:val="24"/>
          <w:rtl w:val="0"/>
        </w:rPr>
        <w:t xml:space="preserve">Description: This table will store delivery details of orders </w:t>
      </w:r>
    </w:p>
    <w:p w:rsidR="00000000" w:rsidDel="00000000" w:rsidP="00000000" w:rsidRDefault="00000000" w:rsidRPr="00000000" w14:paraId="000000C6">
      <w:pPr>
        <w:ind w:left="720" w:firstLine="0"/>
        <w:rPr>
          <w:sz w:val="24"/>
          <w:szCs w:val="24"/>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1035"/>
        <w:gridCol w:w="795"/>
        <w:gridCol w:w="1515"/>
        <w:gridCol w:w="2850"/>
        <w:tblGridChange w:id="0">
          <w:tblGrid>
            <w:gridCol w:w="2445"/>
            <w:gridCol w:w="1035"/>
            <w:gridCol w:w="795"/>
            <w:gridCol w:w="1515"/>
            <w:gridCol w:w="28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order_no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PK, FK referred from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4"/>
                <w:szCs w:val="24"/>
              </w:rPr>
            </w:pPr>
            <w:r w:rsidDel="00000000" w:rsidR="00000000" w:rsidRPr="00000000">
              <w:rPr>
                <w:sz w:val="24"/>
                <w:szCs w:val="24"/>
                <w:rtl w:val="0"/>
              </w:rPr>
              <w:t xml:space="preserve">Stores the order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4"/>
                <w:szCs w:val="24"/>
              </w:rPr>
            </w:pPr>
            <w:r w:rsidDel="00000000" w:rsidR="00000000" w:rsidRPr="00000000">
              <w:rPr>
                <w:sz w:val="24"/>
                <w:szCs w:val="24"/>
                <w:rtl w:val="0"/>
              </w:rPr>
              <w:t xml:space="preserve">delivery_address_id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PK, FK referred from delivery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Stores the delivery address ID of the customer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delivery_staff_id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PK, FK referred from delivery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Stores the delivery staff ID of the delivery person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delivery_fee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Stores the delivery fee on a delivery</w:t>
            </w:r>
          </w:p>
        </w:tc>
      </w:tr>
    </w:tbl>
    <w:p w:rsidR="00000000" w:rsidDel="00000000" w:rsidP="00000000" w:rsidRDefault="00000000" w:rsidRPr="00000000" w14:paraId="000000E0">
      <w:pPr>
        <w:ind w:left="720" w:firstLine="0"/>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registration</w:t>
      </w:r>
      <w:r w:rsidDel="00000000" w:rsidR="00000000" w:rsidRPr="00000000">
        <w:rPr>
          <w:rtl w:val="0"/>
        </w:rPr>
      </w:r>
    </w:p>
    <w:p w:rsidR="00000000" w:rsidDel="00000000" w:rsidP="00000000" w:rsidRDefault="00000000" w:rsidRPr="00000000" w14:paraId="000000E4">
      <w:pPr>
        <w:ind w:firstLine="720"/>
        <w:rPr>
          <w:sz w:val="24"/>
          <w:szCs w:val="24"/>
        </w:rPr>
      </w:pPr>
      <w:r w:rsidDel="00000000" w:rsidR="00000000" w:rsidRPr="00000000">
        <w:rPr>
          <w:sz w:val="24"/>
          <w:szCs w:val="24"/>
          <w:rtl w:val="0"/>
        </w:rPr>
        <w:t xml:space="preserve">Description: This table stores the registration details of customers like username, premium membership and the registration time</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Stores the username i.e. the email of the customer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premium_member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Stores y if he/she is a premium member, n otherwise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registration_time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Stores the time of registration</w:t>
            </w:r>
          </w:p>
        </w:tc>
      </w:tr>
    </w:tbl>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restaurant</w:t>
      </w:r>
      <w:r w:rsidDel="00000000" w:rsidR="00000000" w:rsidRPr="00000000">
        <w:rPr>
          <w:rtl w:val="0"/>
        </w:rPr>
      </w:r>
    </w:p>
    <w:p w:rsidR="00000000" w:rsidDel="00000000" w:rsidP="00000000" w:rsidRDefault="00000000" w:rsidRPr="00000000" w14:paraId="000000FB">
      <w:pPr>
        <w:ind w:firstLine="720"/>
        <w:rPr>
          <w:sz w:val="24"/>
          <w:szCs w:val="24"/>
        </w:rPr>
      </w:pPr>
      <w:r w:rsidDel="00000000" w:rsidR="00000000" w:rsidRPr="00000000">
        <w:rPr>
          <w:sz w:val="24"/>
          <w:szCs w:val="24"/>
          <w:rtl w:val="0"/>
        </w:rPr>
        <w:t xml:space="preserve">Description: This table stores the restaurant details </w:t>
      </w:r>
    </w:p>
    <w:p w:rsidR="00000000" w:rsidDel="00000000" w:rsidP="00000000" w:rsidRDefault="00000000" w:rsidRPr="00000000" w14:paraId="000000FC">
      <w:pPr>
        <w:ind w:firstLine="720"/>
        <w:rPr>
          <w:sz w:val="24"/>
          <w:szCs w:val="24"/>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75"/>
        <w:gridCol w:w="705"/>
        <w:gridCol w:w="1455"/>
        <w:gridCol w:w="2775"/>
        <w:tblGridChange w:id="0">
          <w:tblGrid>
            <w:gridCol w:w="2130"/>
            <w:gridCol w:w="157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restaurant_id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4"/>
                <w:szCs w:val="24"/>
              </w:rPr>
            </w:pPr>
            <w:r w:rsidDel="00000000" w:rsidR="00000000" w:rsidRPr="00000000">
              <w:rPr>
                <w:sz w:val="24"/>
                <w:szCs w:val="24"/>
                <w:rtl w:val="0"/>
              </w:rPr>
              <w:t xml:space="preserve">Stores the restaurant ID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restaurant_name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4"/>
                <w:szCs w:val="24"/>
              </w:rPr>
            </w:pPr>
            <w:r w:rsidDel="00000000" w:rsidR="00000000" w:rsidRPr="00000000">
              <w:rPr>
                <w:sz w:val="24"/>
                <w:szCs w:val="24"/>
                <w:rtl w:val="0"/>
              </w:rPr>
              <w:t xml:space="preserve">Stores the restaurant name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no_of_branches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Stores the number of branches of a particular restaurant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open_time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Stores the opening time of the restaurant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close_time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rPr>
            </w:pPr>
            <w:r w:rsidDel="00000000" w:rsidR="00000000" w:rsidRPr="00000000">
              <w:rPr>
                <w:sz w:val="24"/>
                <w:szCs w:val="24"/>
                <w:rtl w:val="0"/>
              </w:rPr>
              <w:t xml:space="preserve">Stores the closing time of the restaurant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rPr>
            </w:pPr>
            <w:r w:rsidDel="00000000" w:rsidR="00000000" w:rsidRPr="00000000">
              <w:rPr>
                <w:sz w:val="24"/>
                <w:szCs w:val="24"/>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rPr>
            </w:pPr>
            <w:r w:rsidDel="00000000" w:rsidR="00000000" w:rsidRPr="00000000">
              <w:rPr>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Stores the contact number of the restaurant</w:t>
            </w:r>
          </w:p>
        </w:tc>
      </w:tr>
    </w:tbl>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bill</w:t>
      </w:r>
      <w:r w:rsidDel="00000000" w:rsidR="00000000" w:rsidRPr="00000000">
        <w:rPr>
          <w:rtl w:val="0"/>
        </w:rPr>
      </w:r>
    </w:p>
    <w:p w:rsidR="00000000" w:rsidDel="00000000" w:rsidP="00000000" w:rsidRDefault="00000000" w:rsidRPr="00000000" w14:paraId="00000125">
      <w:pPr>
        <w:ind w:firstLine="720"/>
        <w:rPr>
          <w:sz w:val="24"/>
          <w:szCs w:val="24"/>
        </w:rPr>
      </w:pPr>
      <w:r w:rsidDel="00000000" w:rsidR="00000000" w:rsidRPr="00000000">
        <w:rPr>
          <w:sz w:val="24"/>
          <w:szCs w:val="24"/>
          <w:rtl w:val="0"/>
        </w:rPr>
        <w:t xml:space="preserve">Description: This table stores the bill details of orders </w:t>
      </w:r>
    </w:p>
    <w:p w:rsidR="00000000" w:rsidDel="00000000" w:rsidP="00000000" w:rsidRDefault="00000000" w:rsidRPr="00000000" w14:paraId="00000126">
      <w:pPr>
        <w:ind w:firstLine="720"/>
        <w:rPr>
          <w:sz w:val="24"/>
          <w:szCs w:val="24"/>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bill_id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Stores the bill ID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bill_amount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Stores the bill amount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delivery_fee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Stores the delivery fee on an order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Stores the discount on an order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bill_total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Stores the total amount of the bill after discount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order_no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Stores the order number of the order corresponding to the bill</w:t>
            </w:r>
          </w:p>
        </w:tc>
      </w:tr>
    </w:tbl>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order_details</w:t>
      </w:r>
      <w:r w:rsidDel="00000000" w:rsidR="00000000" w:rsidRPr="00000000">
        <w:rPr>
          <w:rtl w:val="0"/>
        </w:rPr>
      </w:r>
    </w:p>
    <w:p w:rsidR="00000000" w:rsidDel="00000000" w:rsidP="00000000" w:rsidRDefault="00000000" w:rsidRPr="00000000" w14:paraId="0000014D">
      <w:pPr>
        <w:ind w:firstLine="720"/>
        <w:rPr>
          <w:sz w:val="24"/>
          <w:szCs w:val="24"/>
        </w:rPr>
      </w:pPr>
      <w:r w:rsidDel="00000000" w:rsidR="00000000" w:rsidRPr="00000000">
        <w:rPr>
          <w:sz w:val="24"/>
          <w:szCs w:val="24"/>
          <w:rtl w:val="0"/>
        </w:rPr>
        <w:t xml:space="preserve">Description: This table stores the order details specifying the items of that order </w:t>
      </w:r>
    </w:p>
    <w:p w:rsidR="00000000" w:rsidDel="00000000" w:rsidP="00000000" w:rsidRDefault="00000000" w:rsidRPr="00000000" w14:paraId="0000014E">
      <w:pPr>
        <w:ind w:firstLine="720"/>
        <w:rPr>
          <w:sz w:val="24"/>
          <w:szCs w:val="24"/>
        </w:rPr>
      </w:pPr>
      <w:r w:rsidDel="00000000" w:rsidR="00000000" w:rsidRPr="00000000">
        <w:rPr>
          <w:rtl w:val="0"/>
        </w:rPr>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order_no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PK, FK referred from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Stores the order number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PK, FK referred from food_item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Stores the item ID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Stores the price of the item to be ordered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qty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Stores the quantity of the item to be ordered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rPr>
            </w:pPr>
            <w:r w:rsidDel="00000000" w:rsidR="00000000" w:rsidRPr="00000000">
              <w:rPr>
                <w:sz w:val="24"/>
                <w:szCs w:val="24"/>
                <w:rtl w:val="0"/>
              </w:rPr>
              <w:t xml:space="preserve">final_price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Stores the final price of the item corresponding to the quantity</w:t>
            </w:r>
          </w:p>
        </w:tc>
      </w:tr>
    </w:tbl>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branch</w:t>
      </w:r>
      <w:r w:rsidDel="00000000" w:rsidR="00000000" w:rsidRPr="00000000">
        <w:rPr>
          <w:rtl w:val="0"/>
        </w:rPr>
      </w:r>
    </w:p>
    <w:p w:rsidR="00000000" w:rsidDel="00000000" w:rsidP="00000000" w:rsidRDefault="00000000" w:rsidRPr="00000000" w14:paraId="00000171">
      <w:pPr>
        <w:ind w:firstLine="720"/>
        <w:rPr>
          <w:sz w:val="24"/>
          <w:szCs w:val="24"/>
        </w:rPr>
      </w:pPr>
      <w:r w:rsidDel="00000000" w:rsidR="00000000" w:rsidRPr="00000000">
        <w:rPr>
          <w:sz w:val="24"/>
          <w:szCs w:val="24"/>
          <w:rtl w:val="0"/>
        </w:rPr>
        <w:t xml:space="preserve">Description: This table stores the branch details of a restaurant  </w:t>
      </w:r>
    </w:p>
    <w:p w:rsidR="00000000" w:rsidDel="00000000" w:rsidP="00000000" w:rsidRDefault="00000000" w:rsidRPr="00000000" w14:paraId="00000172">
      <w:pPr>
        <w:ind w:firstLine="720"/>
        <w:rPr>
          <w:sz w:val="24"/>
          <w:szCs w:val="24"/>
        </w:rPr>
      </w:pPr>
      <w:r w:rsidDel="00000000" w:rsidR="00000000" w:rsidRPr="00000000">
        <w:rPr>
          <w:rtl w:val="0"/>
        </w:rPr>
      </w:r>
    </w:p>
    <w:p w:rsidR="00000000" w:rsidDel="00000000" w:rsidP="00000000" w:rsidRDefault="00000000" w:rsidRPr="00000000" w14:paraId="00000173">
      <w:pPr>
        <w:ind w:firstLine="720"/>
        <w:rPr>
          <w:sz w:val="24"/>
          <w:szCs w:val="24"/>
        </w:rPr>
      </w:pPr>
      <w:r w:rsidDel="00000000" w:rsidR="00000000" w:rsidRPr="00000000">
        <w:rPr>
          <w:rtl w:val="0"/>
        </w:rPr>
      </w:r>
    </w:p>
    <w:p w:rsidR="00000000" w:rsidDel="00000000" w:rsidP="00000000" w:rsidRDefault="00000000" w:rsidRPr="00000000" w14:paraId="00000174">
      <w:pPr>
        <w:ind w:firstLine="720"/>
        <w:rPr>
          <w:sz w:val="24"/>
          <w:szCs w:val="24"/>
        </w:rPr>
      </w:pPr>
      <w:r w:rsidDel="00000000" w:rsidR="00000000" w:rsidRPr="00000000">
        <w:rPr>
          <w:rtl w:val="0"/>
        </w:rPr>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4"/>
                <w:szCs w:val="24"/>
              </w:rPr>
            </w:pPr>
            <w:r w:rsidDel="00000000" w:rsidR="00000000" w:rsidRPr="00000000">
              <w:rPr>
                <w:sz w:val="24"/>
                <w:szCs w:val="24"/>
                <w:rtl w:val="0"/>
              </w:rPr>
              <w:t xml:space="preserve">branch_no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4"/>
                <w:szCs w:val="24"/>
              </w:rPr>
            </w:pPr>
            <w:r w:rsidDel="00000000" w:rsidR="00000000" w:rsidRPr="00000000">
              <w:rPr>
                <w:sz w:val="24"/>
                <w:szCs w:val="24"/>
                <w:rtl w:val="0"/>
              </w:rPr>
              <w:t xml:space="preserve">Stores the branch number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4"/>
                <w:szCs w:val="24"/>
              </w:rPr>
            </w:pPr>
            <w:r w:rsidDel="00000000" w:rsidR="00000000" w:rsidRPr="00000000">
              <w:rPr>
                <w:sz w:val="24"/>
                <w:szCs w:val="24"/>
                <w:rtl w:val="0"/>
              </w:rPr>
              <w:t xml:space="preserve">restaurant_id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tl w:val="0"/>
              </w:rPr>
              <w:t xml:space="preserve">FK referred from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4"/>
                <w:szCs w:val="24"/>
              </w:rPr>
            </w:pPr>
            <w:r w:rsidDel="00000000" w:rsidR="00000000" w:rsidRPr="00000000">
              <w:rPr>
                <w:sz w:val="24"/>
                <w:szCs w:val="24"/>
                <w:rtl w:val="0"/>
              </w:rPr>
              <w:t xml:space="preserve">Stores the restaurant ID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4"/>
                <w:szCs w:val="24"/>
              </w:rPr>
            </w:pPr>
            <w:r w:rsidDel="00000000" w:rsidR="00000000" w:rsidRPr="00000000">
              <w:rPr>
                <w:sz w:val="24"/>
                <w:szCs w:val="24"/>
                <w:rtl w:val="0"/>
              </w:rPr>
              <w:t xml:space="preserve">branch_name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4"/>
                <w:szCs w:val="24"/>
              </w:rPr>
            </w:pPr>
            <w:r w:rsidDel="00000000" w:rsidR="00000000" w:rsidRPr="00000000">
              <w:rPr>
                <w:sz w:val="24"/>
                <w:szCs w:val="24"/>
                <w:rtl w:val="0"/>
              </w:rPr>
              <w:t xml:space="preserve">Stores the branch name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tl w:val="0"/>
              </w:rPr>
              <w:t xml:space="preserve">branch_city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4"/>
                <w:szCs w:val="24"/>
              </w:rPr>
            </w:pPr>
            <w:r w:rsidDel="00000000" w:rsidR="00000000" w:rsidRPr="00000000">
              <w:rPr>
                <w:sz w:val="24"/>
                <w:szCs w:val="24"/>
                <w:rtl w:val="0"/>
              </w:rPr>
              <w:t xml:space="preserve">Stores the branch city</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4"/>
                <w:szCs w:val="24"/>
              </w:rPr>
            </w:pPr>
            <w:r w:rsidDel="00000000" w:rsidR="00000000" w:rsidRPr="00000000">
              <w:rPr>
                <w:sz w:val="24"/>
                <w:szCs w:val="24"/>
                <w:rtl w:val="0"/>
              </w:rPr>
              <w:t xml:space="preserve">branch_area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4"/>
                <w:szCs w:val="24"/>
              </w:rPr>
            </w:pPr>
            <w:r w:rsidDel="00000000" w:rsidR="00000000" w:rsidRPr="00000000">
              <w:rPr>
                <w:sz w:val="24"/>
                <w:szCs w:val="24"/>
                <w:rtl w:val="0"/>
              </w:rPr>
              <w:t xml:space="preserve">Stores the area where a particular branch is located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4"/>
                <w:szCs w:val="24"/>
              </w:rPr>
            </w:pPr>
            <w:r w:rsidDel="00000000" w:rsidR="00000000" w:rsidRPr="00000000">
              <w:rPr>
                <w:sz w:val="24"/>
                <w:szCs w:val="24"/>
                <w:rtl w:val="0"/>
              </w:rPr>
              <w:t xml:space="preserve">pincode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4"/>
                <w:szCs w:val="24"/>
              </w:rPr>
            </w:pPr>
            <w:r w:rsidDel="00000000" w:rsidR="00000000" w:rsidRPr="00000000">
              <w:rPr>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4"/>
                <w:szCs w:val="24"/>
              </w:rPr>
            </w:pPr>
            <w:r w:rsidDel="00000000" w:rsidR="00000000" w:rsidRPr="00000000">
              <w:rPr>
                <w:sz w:val="24"/>
                <w:szCs w:val="24"/>
                <w:rtl w:val="0"/>
              </w:rPr>
              <w:t xml:space="preserve">Stores the pincode of that branch</w:t>
            </w:r>
          </w:p>
        </w:tc>
      </w:tr>
    </w:tbl>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delivery_address</w:t>
      </w:r>
      <w:r w:rsidDel="00000000" w:rsidR="00000000" w:rsidRPr="00000000">
        <w:rPr>
          <w:rtl w:val="0"/>
        </w:rPr>
      </w:r>
    </w:p>
    <w:p w:rsidR="00000000" w:rsidDel="00000000" w:rsidP="00000000" w:rsidRDefault="00000000" w:rsidRPr="00000000" w14:paraId="0000019B">
      <w:pPr>
        <w:ind w:firstLine="720"/>
        <w:rPr>
          <w:sz w:val="24"/>
          <w:szCs w:val="24"/>
        </w:rPr>
      </w:pPr>
      <w:r w:rsidDel="00000000" w:rsidR="00000000" w:rsidRPr="00000000">
        <w:rPr>
          <w:sz w:val="24"/>
          <w:szCs w:val="24"/>
          <w:rtl w:val="0"/>
        </w:rPr>
        <w:t xml:space="preserve">Description: This table stores the delivery address details for an order delivery</w:t>
      </w:r>
    </w:p>
    <w:p w:rsidR="00000000" w:rsidDel="00000000" w:rsidP="00000000" w:rsidRDefault="00000000" w:rsidRPr="00000000" w14:paraId="0000019C">
      <w:pPr>
        <w:ind w:firstLine="720"/>
        <w:rPr>
          <w:sz w:val="24"/>
          <w:szCs w:val="24"/>
        </w:rPr>
      </w:pPr>
      <w:r w:rsidDel="00000000" w:rsidR="00000000" w:rsidRPr="00000000">
        <w:rPr>
          <w:rtl w:val="0"/>
        </w:rPr>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290"/>
        <w:gridCol w:w="705"/>
        <w:gridCol w:w="1455"/>
        <w:gridCol w:w="2775"/>
        <w:tblGridChange w:id="0">
          <w:tblGrid>
            <w:gridCol w:w="2415"/>
            <w:gridCol w:w="1290"/>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4"/>
                <w:szCs w:val="24"/>
              </w:rPr>
            </w:pPr>
            <w:r w:rsidDel="00000000" w:rsidR="00000000" w:rsidRPr="00000000">
              <w:rPr>
                <w:sz w:val="24"/>
                <w:szCs w:val="24"/>
                <w:rtl w:val="0"/>
              </w:rPr>
              <w:t xml:space="preserve">delivery_address_id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4"/>
                <w:szCs w:val="24"/>
              </w:rPr>
            </w:pPr>
            <w:r w:rsidDel="00000000" w:rsidR="00000000" w:rsidRPr="00000000">
              <w:rPr>
                <w:sz w:val="24"/>
                <w:szCs w:val="24"/>
                <w:rtl w:val="0"/>
              </w:rPr>
              <w:t xml:space="preserve">Stores the delivery address ID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4"/>
                <w:szCs w:val="24"/>
              </w:rPr>
            </w:pPr>
            <w:r w:rsidDel="00000000" w:rsidR="00000000" w:rsidRPr="00000000">
              <w:rPr>
                <w:sz w:val="24"/>
                <w:szCs w:val="24"/>
                <w:rtl w:val="0"/>
              </w:rPr>
              <w:t xml:space="preserve">house_no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4"/>
                <w:szCs w:val="24"/>
              </w:rPr>
            </w:pPr>
            <w:r w:rsidDel="00000000" w:rsidR="00000000" w:rsidRPr="00000000">
              <w:rPr>
                <w:sz w:val="24"/>
                <w:szCs w:val="24"/>
                <w:rtl w:val="0"/>
              </w:rPr>
              <w:t xml:space="preserve">Stores the house number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4"/>
                <w:szCs w:val="24"/>
              </w:rPr>
            </w:pPr>
            <w:r w:rsidDel="00000000" w:rsidR="00000000" w:rsidRPr="00000000">
              <w:rPr>
                <w:sz w:val="24"/>
                <w:szCs w:val="24"/>
                <w:rtl w:val="0"/>
              </w:rPr>
              <w:t xml:space="preserve">street_no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4"/>
                <w:szCs w:val="24"/>
              </w:rPr>
            </w:pPr>
            <w:r w:rsidDel="00000000" w:rsidR="00000000" w:rsidRPr="00000000">
              <w:rPr>
                <w:sz w:val="24"/>
                <w:szCs w:val="24"/>
                <w:rtl w:val="0"/>
              </w:rPr>
              <w:t xml:space="preserve">Stores the street number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4"/>
                <w:szCs w:val="24"/>
              </w:rPr>
            </w:pPr>
            <w:r w:rsidDel="00000000" w:rsidR="00000000" w:rsidRPr="00000000">
              <w:rPr>
                <w:sz w:val="24"/>
                <w:szCs w:val="24"/>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Stores the area of the address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4"/>
                <w:szCs w:val="24"/>
              </w:rPr>
            </w:pPr>
            <w:r w:rsidDel="00000000" w:rsidR="00000000" w:rsidRPr="00000000">
              <w:rPr>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Stores the city of the address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pincode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4"/>
                <w:szCs w:val="24"/>
              </w:rPr>
            </w:pPr>
            <w:r w:rsidDel="00000000" w:rsidR="00000000" w:rsidRPr="00000000">
              <w:rPr>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Stores the pincode of the address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4"/>
                <w:szCs w:val="24"/>
              </w:rPr>
            </w:pPr>
            <w:r w:rsidDel="00000000" w:rsidR="00000000" w:rsidRPr="00000000">
              <w:rPr>
                <w:sz w:val="24"/>
                <w:szCs w:val="24"/>
                <w:rtl w:val="0"/>
              </w:rPr>
              <w:t xml:space="preserve">Stores the customer ID whose address is being stored</w:t>
            </w:r>
          </w:p>
        </w:tc>
      </w:tr>
    </w:tbl>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delivery_staff</w:t>
      </w:r>
      <w:r w:rsidDel="00000000" w:rsidR="00000000" w:rsidRPr="00000000">
        <w:rPr>
          <w:rtl w:val="0"/>
        </w:rPr>
      </w:r>
    </w:p>
    <w:p w:rsidR="00000000" w:rsidDel="00000000" w:rsidP="00000000" w:rsidRDefault="00000000" w:rsidRPr="00000000" w14:paraId="000001C7">
      <w:pPr>
        <w:ind w:firstLine="720"/>
        <w:rPr>
          <w:sz w:val="24"/>
          <w:szCs w:val="24"/>
        </w:rPr>
      </w:pPr>
      <w:r w:rsidDel="00000000" w:rsidR="00000000" w:rsidRPr="00000000">
        <w:rPr>
          <w:sz w:val="24"/>
          <w:szCs w:val="24"/>
          <w:rtl w:val="0"/>
        </w:rPr>
        <w:t xml:space="preserve">Description: This table stores the details of the delivery staff </w:t>
      </w:r>
    </w:p>
    <w:p w:rsidR="00000000" w:rsidDel="00000000" w:rsidP="00000000" w:rsidRDefault="00000000" w:rsidRPr="00000000" w14:paraId="000001C8">
      <w:pPr>
        <w:ind w:firstLine="720"/>
        <w:rPr>
          <w:sz w:val="24"/>
          <w:szCs w:val="24"/>
        </w:rPr>
      </w:pPr>
      <w:r w:rsidDel="00000000" w:rsidR="00000000" w:rsidRPr="00000000">
        <w:rPr>
          <w:rtl w:val="0"/>
        </w:rPr>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4"/>
                <w:szCs w:val="24"/>
              </w:rPr>
            </w:pPr>
            <w:r w:rsidDel="00000000" w:rsidR="00000000" w:rsidRPr="00000000">
              <w:rPr>
                <w:sz w:val="24"/>
                <w:szCs w:val="24"/>
                <w:rtl w:val="0"/>
              </w:rPr>
              <w:t xml:space="preserve">delivery_staff_id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sz w:val="24"/>
                <w:szCs w:val="24"/>
              </w:rPr>
            </w:pPr>
            <w:r w:rsidDel="00000000" w:rsidR="00000000" w:rsidRPr="00000000">
              <w:rPr>
                <w:sz w:val="24"/>
                <w:szCs w:val="24"/>
                <w:rtl w:val="0"/>
              </w:rPr>
              <w:t xml:space="preserve">Stores the ID of the delivery staff</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vehicle_no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4"/>
                <w:szCs w:val="24"/>
              </w:rPr>
            </w:pPr>
            <w:r w:rsidDel="00000000" w:rsidR="00000000" w:rsidRPr="00000000">
              <w:rPr>
                <w:sz w:val="24"/>
                <w:szCs w:val="24"/>
                <w:rtl w:val="0"/>
              </w:rPr>
              <w:t xml:space="preserve">Stores the registration number of the vehicle used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4"/>
                <w:szCs w:val="24"/>
              </w:rPr>
            </w:pPr>
            <w:r w:rsidDel="00000000" w:rsidR="00000000" w:rsidRPr="00000000">
              <w:rPr>
                <w:sz w:val="24"/>
                <w:szCs w:val="24"/>
                <w:rtl w:val="0"/>
              </w:rPr>
              <w:t xml:space="preserve">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4"/>
                <w:szCs w:val="24"/>
              </w:rPr>
            </w:pPr>
            <w:r w:rsidDel="00000000" w:rsidR="00000000" w:rsidRPr="00000000">
              <w:rPr>
                <w:sz w:val="24"/>
                <w:szCs w:val="24"/>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sz w:val="24"/>
                <w:szCs w:val="24"/>
              </w:rPr>
            </w:pPr>
            <w:r w:rsidDel="00000000" w:rsidR="00000000" w:rsidRPr="00000000">
              <w:rPr>
                <w:sz w:val="24"/>
                <w:szCs w:val="24"/>
                <w:rtl w:val="0"/>
              </w:rPr>
              <w:t xml:space="preserve">Stores the contact number of the staff member</w:t>
            </w:r>
          </w:p>
        </w:tc>
      </w:tr>
    </w:tbl>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payment</w:t>
      </w:r>
      <w:r w:rsidDel="00000000" w:rsidR="00000000" w:rsidRPr="00000000">
        <w:rPr>
          <w:rtl w:val="0"/>
        </w:rPr>
      </w:r>
    </w:p>
    <w:p w:rsidR="00000000" w:rsidDel="00000000" w:rsidP="00000000" w:rsidRDefault="00000000" w:rsidRPr="00000000" w14:paraId="000001E0">
      <w:pPr>
        <w:ind w:firstLine="720"/>
        <w:rPr>
          <w:sz w:val="24"/>
          <w:szCs w:val="24"/>
        </w:rPr>
      </w:pPr>
      <w:r w:rsidDel="00000000" w:rsidR="00000000" w:rsidRPr="00000000">
        <w:rPr>
          <w:sz w:val="24"/>
          <w:szCs w:val="24"/>
          <w:rtl w:val="0"/>
        </w:rPr>
        <w:t xml:space="preserve">Description: This table stores the payment details corresponding to a particular bill</w:t>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PK,FK referred from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Stores the customer ID of the customer making the payment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wallet_id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PK, FK referred from wallet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Stores the wallet ID of the customer making the payment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bill_id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PK, FK referred from bill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Stores the bill ID of an order</w:t>
            </w:r>
          </w:p>
        </w:tc>
      </w:tr>
    </w:tbl>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wallet</w:t>
      </w:r>
      <w:r w:rsidDel="00000000" w:rsidR="00000000" w:rsidRPr="00000000">
        <w:rPr>
          <w:rtl w:val="0"/>
        </w:rPr>
      </w:r>
    </w:p>
    <w:p w:rsidR="00000000" w:rsidDel="00000000" w:rsidP="00000000" w:rsidRDefault="00000000" w:rsidRPr="00000000" w14:paraId="000001F7">
      <w:pPr>
        <w:ind w:firstLine="720"/>
        <w:rPr>
          <w:sz w:val="24"/>
          <w:szCs w:val="24"/>
        </w:rPr>
      </w:pPr>
      <w:r w:rsidDel="00000000" w:rsidR="00000000" w:rsidRPr="00000000">
        <w:rPr>
          <w:sz w:val="24"/>
          <w:szCs w:val="24"/>
          <w:rtl w:val="0"/>
        </w:rPr>
        <w:t xml:space="preserve">Description: This table stores the wallet details corresponding to a particular customer account </w:t>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4"/>
                <w:szCs w:val="24"/>
              </w:rPr>
            </w:pPr>
            <w:r w:rsidDel="00000000" w:rsidR="00000000" w:rsidRPr="00000000">
              <w:rPr>
                <w:sz w:val="24"/>
                <w:szCs w:val="24"/>
                <w:rtl w:val="0"/>
              </w:rPr>
              <w:t xml:space="preserve">wallet_id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4"/>
                <w:szCs w:val="24"/>
              </w:rPr>
            </w:pPr>
            <w:r w:rsidDel="00000000" w:rsidR="00000000" w:rsidRPr="00000000">
              <w:rPr>
                <w:sz w:val="24"/>
                <w:szCs w:val="24"/>
                <w:rtl w:val="0"/>
              </w:rPr>
              <w:t xml:space="preserve">Stores the wallet ID of the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FK referred from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Stores the customer ID of the customer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24"/>
                <w:szCs w:val="24"/>
              </w:rPr>
            </w:pPr>
            <w:r w:rsidDel="00000000" w:rsidR="00000000" w:rsidRPr="00000000">
              <w:rPr>
                <w:sz w:val="24"/>
                <w:szCs w:val="24"/>
                <w:rtl w:val="0"/>
              </w:rPr>
              <w:t xml:space="preserve">wallet_balance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4"/>
                <w:szCs w:val="24"/>
              </w:rPr>
            </w:pPr>
            <w:r w:rsidDel="00000000" w:rsidR="00000000" w:rsidRPr="00000000">
              <w:rPr>
                <w:sz w:val="24"/>
                <w:szCs w:val="24"/>
                <w:rtl w:val="0"/>
              </w:rPr>
              <w:t xml:space="preserve">Stores the wallet balance of the respective wallet</w:t>
            </w:r>
          </w:p>
        </w:tc>
      </w:tr>
    </w:tbl>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food_item</w:t>
      </w:r>
      <w:r w:rsidDel="00000000" w:rsidR="00000000" w:rsidRPr="00000000">
        <w:rPr>
          <w:rtl w:val="0"/>
        </w:rPr>
      </w:r>
    </w:p>
    <w:p w:rsidR="00000000" w:rsidDel="00000000" w:rsidP="00000000" w:rsidRDefault="00000000" w:rsidRPr="00000000" w14:paraId="0000020F">
      <w:pPr>
        <w:ind w:firstLine="720"/>
        <w:rPr>
          <w:sz w:val="24"/>
          <w:szCs w:val="24"/>
        </w:rPr>
      </w:pPr>
      <w:r w:rsidDel="00000000" w:rsidR="00000000" w:rsidRPr="00000000">
        <w:rPr>
          <w:sz w:val="24"/>
          <w:szCs w:val="24"/>
          <w:rtl w:val="0"/>
        </w:rPr>
        <w:t xml:space="preserve">Description: This table stores the food item details </w:t>
      </w:r>
    </w:p>
    <w:p w:rsidR="00000000" w:rsidDel="00000000" w:rsidP="00000000" w:rsidRDefault="00000000" w:rsidRPr="00000000" w14:paraId="00000210">
      <w:pPr>
        <w:ind w:firstLine="720"/>
        <w:rPr>
          <w:sz w:val="24"/>
          <w:szCs w:val="24"/>
        </w:rPr>
      </w:pPr>
      <w:r w:rsidDel="00000000" w:rsidR="00000000" w:rsidRPr="00000000">
        <w:rPr>
          <w:rtl w:val="0"/>
        </w:rPr>
      </w:r>
    </w:p>
    <w:p w:rsidR="00000000" w:rsidDel="00000000" w:rsidP="00000000" w:rsidRDefault="00000000" w:rsidRPr="00000000" w14:paraId="00000211">
      <w:pPr>
        <w:ind w:firstLine="720"/>
        <w:rPr>
          <w:sz w:val="24"/>
          <w:szCs w:val="24"/>
        </w:rPr>
      </w:pPr>
      <w:r w:rsidDel="00000000" w:rsidR="00000000" w:rsidRPr="00000000">
        <w:rPr>
          <w:rtl w:val="0"/>
        </w:rPr>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4"/>
                <w:szCs w:val="24"/>
              </w:rPr>
            </w:pPr>
            <w:r w:rsidDel="00000000" w:rsidR="00000000" w:rsidRPr="00000000">
              <w:rPr>
                <w:sz w:val="24"/>
                <w:szCs w:val="24"/>
                <w:rtl w:val="0"/>
              </w:rPr>
              <w:t xml:space="preserve">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sz w:val="24"/>
                <w:szCs w:val="24"/>
                <w:rtl w:val="0"/>
              </w:rPr>
              <w:t xml:space="preserve">Stores the item ID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sz w:val="24"/>
                <w:szCs w:val="24"/>
                <w:rtl w:val="0"/>
              </w:rPr>
              <w:t xml:space="preserve">item_name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Stores the item name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Stores the category of the item</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Stores the price of the item</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Stores the availability of the item</w:t>
            </w:r>
          </w:p>
        </w:tc>
      </w:tr>
    </w:tbl>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menu_food</w:t>
      </w:r>
      <w:r w:rsidDel="00000000" w:rsidR="00000000" w:rsidRPr="00000000">
        <w:rPr>
          <w:rtl w:val="0"/>
        </w:rPr>
      </w:r>
    </w:p>
    <w:p w:rsidR="00000000" w:rsidDel="00000000" w:rsidP="00000000" w:rsidRDefault="00000000" w:rsidRPr="00000000" w14:paraId="00000233">
      <w:pPr>
        <w:ind w:firstLine="720"/>
        <w:rPr>
          <w:sz w:val="24"/>
          <w:szCs w:val="24"/>
        </w:rPr>
      </w:pPr>
      <w:r w:rsidDel="00000000" w:rsidR="00000000" w:rsidRPr="00000000">
        <w:rPr>
          <w:sz w:val="24"/>
          <w:szCs w:val="24"/>
          <w:rtl w:val="0"/>
        </w:rPr>
        <w:t xml:space="preserve">Description: This table stores the menu details corresponding to a particular restaurant</w:t>
      </w:r>
    </w:p>
    <w:p w:rsidR="00000000" w:rsidDel="00000000" w:rsidP="00000000" w:rsidRDefault="00000000" w:rsidRPr="00000000" w14:paraId="00000234">
      <w:pPr>
        <w:ind w:firstLine="720"/>
        <w:rPr>
          <w:sz w:val="24"/>
          <w:szCs w:val="24"/>
        </w:rPr>
      </w:pPr>
      <w:r w:rsidDel="00000000" w:rsidR="00000000" w:rsidRPr="00000000">
        <w:rPr>
          <w:rtl w:val="0"/>
        </w:rPr>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335"/>
        <w:gridCol w:w="810"/>
        <w:gridCol w:w="2100"/>
        <w:gridCol w:w="2775"/>
        <w:tblGridChange w:id="0">
          <w:tblGrid>
            <w:gridCol w:w="1620"/>
            <w:gridCol w:w="1335"/>
            <w:gridCol w:w="810"/>
            <w:gridCol w:w="2100"/>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sz w:val="24"/>
                <w:szCs w:val="24"/>
                <w:rtl w:val="0"/>
              </w:rPr>
              <w:t xml:space="preserve">menu_id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PK, FK referred from restaurant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sz w:val="24"/>
                <w:szCs w:val="24"/>
                <w:rtl w:val="0"/>
              </w:rPr>
              <w:t xml:space="preserve">Stores the menu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item_id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4"/>
                <w:szCs w:val="24"/>
              </w:rPr>
            </w:pPr>
            <w:r w:rsidDel="00000000" w:rsidR="00000000" w:rsidRPr="00000000">
              <w:rPr>
                <w:sz w:val="24"/>
                <w:szCs w:val="24"/>
                <w:rtl w:val="0"/>
              </w:rPr>
              <w:t xml:space="preserve">PK, FK referred from food_item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4"/>
                <w:szCs w:val="24"/>
              </w:rPr>
            </w:pPr>
            <w:r w:rsidDel="00000000" w:rsidR="00000000" w:rsidRPr="00000000">
              <w:rPr>
                <w:sz w:val="24"/>
                <w:szCs w:val="24"/>
                <w:rtl w:val="0"/>
              </w:rPr>
              <w:t xml:space="preserve">Stores the item ID</w:t>
            </w:r>
          </w:p>
        </w:tc>
      </w:tr>
    </w:tbl>
    <w:p w:rsidR="00000000" w:rsidDel="00000000" w:rsidP="00000000" w:rsidRDefault="00000000" w:rsidRPr="00000000" w14:paraId="00000244">
      <w:pPr>
        <w:rPr>
          <w:sz w:val="24"/>
          <w:szCs w:val="24"/>
        </w:rPr>
      </w:pPr>
      <w:r w:rsidDel="00000000" w:rsidR="00000000" w:rsidRPr="00000000">
        <w:rPr>
          <w:rtl w:val="0"/>
        </w:rPr>
      </w:r>
    </w:p>
    <w:p w:rsidR="00000000" w:rsidDel="00000000" w:rsidP="00000000" w:rsidRDefault="00000000" w:rsidRPr="00000000" w14:paraId="00000245">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feedback</w:t>
      </w:r>
      <w:r w:rsidDel="00000000" w:rsidR="00000000" w:rsidRPr="00000000">
        <w:rPr>
          <w:rtl w:val="0"/>
        </w:rPr>
      </w:r>
    </w:p>
    <w:p w:rsidR="00000000" w:rsidDel="00000000" w:rsidP="00000000" w:rsidRDefault="00000000" w:rsidRPr="00000000" w14:paraId="00000246">
      <w:pPr>
        <w:ind w:firstLine="720"/>
        <w:rPr>
          <w:sz w:val="24"/>
          <w:szCs w:val="24"/>
        </w:rPr>
      </w:pPr>
      <w:r w:rsidDel="00000000" w:rsidR="00000000" w:rsidRPr="00000000">
        <w:rPr>
          <w:sz w:val="24"/>
          <w:szCs w:val="24"/>
          <w:rtl w:val="0"/>
        </w:rPr>
        <w:t xml:space="preserve">Description: This table stores the feedback details</w:t>
      </w:r>
    </w:p>
    <w:p w:rsidR="00000000" w:rsidDel="00000000" w:rsidP="00000000" w:rsidRDefault="00000000" w:rsidRPr="00000000" w14:paraId="00000247">
      <w:pPr>
        <w:ind w:firstLine="720"/>
        <w:rPr>
          <w:sz w:val="24"/>
          <w:szCs w:val="24"/>
        </w:rPr>
      </w:pPr>
      <w:r w:rsidDel="00000000" w:rsidR="00000000" w:rsidRPr="00000000">
        <w:rPr>
          <w:rtl w:val="0"/>
        </w:rPr>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feedback_id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Stores the feedback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FK referred from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Stores the customer ID of the customer giving the feedback</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order_no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Stores the order number on which feedback is given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Stores the rating for the feedback</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Stores the comments on the order </w:t>
            </w:r>
          </w:p>
        </w:tc>
      </w:tr>
    </w:tbl>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complaint</w:t>
      </w:r>
      <w:r w:rsidDel="00000000" w:rsidR="00000000" w:rsidRPr="00000000">
        <w:rPr>
          <w:rtl w:val="0"/>
        </w:rPr>
      </w:r>
    </w:p>
    <w:p w:rsidR="00000000" w:rsidDel="00000000" w:rsidP="00000000" w:rsidRDefault="00000000" w:rsidRPr="00000000" w14:paraId="00000269">
      <w:pPr>
        <w:ind w:firstLine="720"/>
        <w:rPr>
          <w:sz w:val="24"/>
          <w:szCs w:val="24"/>
        </w:rPr>
      </w:pPr>
      <w:r w:rsidDel="00000000" w:rsidR="00000000" w:rsidRPr="00000000">
        <w:rPr>
          <w:sz w:val="24"/>
          <w:szCs w:val="24"/>
          <w:rtl w:val="0"/>
        </w:rPr>
        <w:t xml:space="preserve">Description: This table stores the complaints pertaining to a particular order</w:t>
      </w:r>
    </w:p>
    <w:p w:rsidR="00000000" w:rsidDel="00000000" w:rsidP="00000000" w:rsidRDefault="00000000" w:rsidRPr="00000000" w14:paraId="0000026A">
      <w:pPr>
        <w:ind w:firstLine="720"/>
        <w:rPr>
          <w:sz w:val="24"/>
          <w:szCs w:val="24"/>
        </w:rPr>
      </w:pPr>
      <w:r w:rsidDel="00000000" w:rsidR="00000000" w:rsidRPr="00000000">
        <w:rPr>
          <w:rtl w:val="0"/>
        </w:rPr>
      </w:r>
    </w:p>
    <w:tbl>
      <w:tblPr>
        <w:tblStyle w:val="Table17"/>
        <w:tblW w:w="8790.0" w:type="dxa"/>
        <w:jc w:val="left"/>
        <w:tblInd w:w="6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425"/>
        <w:gridCol w:w="705"/>
        <w:gridCol w:w="1455"/>
        <w:gridCol w:w="2775"/>
        <w:tblGridChange w:id="0">
          <w:tblGrid>
            <w:gridCol w:w="243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complaint_id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Stores the complaint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FK referred from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Stores the customer ID of the customer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order_no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24"/>
                <w:szCs w:val="24"/>
              </w:rPr>
            </w:pPr>
            <w:r w:rsidDel="00000000" w:rsidR="00000000" w:rsidRPr="00000000">
              <w:rPr>
                <w:sz w:val="24"/>
                <w:szCs w:val="24"/>
                <w:rtl w:val="0"/>
              </w:rPr>
              <w:t xml:space="preserve">Stores the order number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complaint_type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Stores the complaint type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4"/>
                <w:szCs w:val="24"/>
              </w:rPr>
            </w:pPr>
            <w:r w:rsidDel="00000000" w:rsidR="00000000" w:rsidRPr="00000000">
              <w:rPr>
                <w:sz w:val="24"/>
                <w:szCs w:val="24"/>
                <w:rtl w:val="0"/>
              </w:rPr>
              <w:t xml:space="preserve">complaint_date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Stores the complaint date</w:t>
            </w:r>
          </w:p>
        </w:tc>
      </w:tr>
    </w:tbl>
    <w:p w:rsidR="00000000" w:rsidDel="00000000" w:rsidP="00000000" w:rsidRDefault="00000000" w:rsidRPr="00000000" w14:paraId="00000289">
      <w:pPr>
        <w:rPr>
          <w:sz w:val="24"/>
          <w:szCs w:val="24"/>
        </w:rPr>
      </w:pPr>
      <w:r w:rsidDel="00000000" w:rsidR="00000000" w:rsidRPr="00000000">
        <w:rPr>
          <w:rtl w:val="0"/>
        </w:rPr>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rtl w:val="0"/>
        </w:rPr>
      </w:r>
    </w:p>
    <w:p w:rsidR="00000000" w:rsidDel="00000000" w:rsidP="00000000" w:rsidRDefault="00000000" w:rsidRPr="00000000" w14:paraId="0000028C">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tracking_details</w:t>
      </w:r>
      <w:r w:rsidDel="00000000" w:rsidR="00000000" w:rsidRPr="00000000">
        <w:rPr>
          <w:rtl w:val="0"/>
        </w:rPr>
      </w:r>
    </w:p>
    <w:p w:rsidR="00000000" w:rsidDel="00000000" w:rsidP="00000000" w:rsidRDefault="00000000" w:rsidRPr="00000000" w14:paraId="0000028D">
      <w:pPr>
        <w:ind w:firstLine="720"/>
        <w:rPr>
          <w:sz w:val="24"/>
          <w:szCs w:val="24"/>
        </w:rPr>
      </w:pPr>
      <w:r w:rsidDel="00000000" w:rsidR="00000000" w:rsidRPr="00000000">
        <w:rPr>
          <w:sz w:val="24"/>
          <w:szCs w:val="24"/>
          <w:rtl w:val="0"/>
        </w:rPr>
        <w:t xml:space="preserve">Description: This table stores the wallet details corresponding to a particular customer account </w:t>
      </w:r>
    </w:p>
    <w:tbl>
      <w:tblPr>
        <w:tblStyle w:val="Table1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tracking_id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tl w:val="0"/>
              </w:rPr>
              <w:t xml:space="preserve">Stores the tracking ID of the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Stores the estimated time of arrival of the delivery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4"/>
                <w:szCs w:val="24"/>
              </w:rPr>
            </w:pPr>
            <w:r w:rsidDel="00000000" w:rsidR="00000000" w:rsidRPr="00000000">
              <w:rPr>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Stores the status of the order delivery</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order_no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sz w:val="24"/>
                <w:szCs w:val="24"/>
              </w:rPr>
            </w:pPr>
            <w:r w:rsidDel="00000000" w:rsidR="00000000" w:rsidRPr="00000000">
              <w:rPr>
                <w:sz w:val="24"/>
                <w:szCs w:val="24"/>
                <w:rtl w:val="0"/>
              </w:rPr>
              <w:t xml:space="preserve">FK referred from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4"/>
                <w:szCs w:val="24"/>
              </w:rPr>
            </w:pPr>
            <w:r w:rsidDel="00000000" w:rsidR="00000000" w:rsidRPr="00000000">
              <w:rPr>
                <w:sz w:val="24"/>
                <w:szCs w:val="24"/>
                <w:rtl w:val="0"/>
              </w:rPr>
              <w:t xml:space="preserve">Stores the order number corresponding to the tracking details</w:t>
            </w:r>
          </w:p>
        </w:tc>
      </w:tr>
    </w:tbl>
    <w:p w:rsidR="00000000" w:rsidDel="00000000" w:rsidP="00000000" w:rsidRDefault="00000000" w:rsidRPr="00000000" w14:paraId="000002A7">
      <w:pPr>
        <w:rPr>
          <w:sz w:val="24"/>
          <w:szCs w:val="24"/>
        </w:rPr>
      </w:pPr>
      <w:r w:rsidDel="00000000" w:rsidR="00000000" w:rsidRPr="00000000">
        <w:rPr>
          <w:rtl w:val="0"/>
        </w:rPr>
      </w:r>
    </w:p>
    <w:p w:rsidR="00000000" w:rsidDel="00000000" w:rsidP="00000000" w:rsidRDefault="00000000" w:rsidRPr="00000000" w14:paraId="000002A8">
      <w:pPr>
        <w:numPr>
          <w:ilvl w:val="0"/>
          <w:numId w:val="4"/>
        </w:numPr>
        <w:ind w:left="720" w:hanging="360"/>
        <w:rPr>
          <w:sz w:val="24"/>
          <w:szCs w:val="24"/>
        </w:rPr>
      </w:pPr>
      <w:r w:rsidDel="00000000" w:rsidR="00000000" w:rsidRPr="00000000">
        <w:rPr>
          <w:sz w:val="24"/>
          <w:szCs w:val="24"/>
          <w:rtl w:val="0"/>
        </w:rPr>
        <w:t xml:space="preserve">Table name:</w:t>
      </w:r>
      <w:r w:rsidDel="00000000" w:rsidR="00000000" w:rsidRPr="00000000">
        <w:rPr>
          <w:i w:val="1"/>
          <w:sz w:val="24"/>
          <w:szCs w:val="24"/>
          <w:rtl w:val="0"/>
        </w:rPr>
        <w:t xml:space="preserve"> offer</w:t>
      </w:r>
      <w:r w:rsidDel="00000000" w:rsidR="00000000" w:rsidRPr="00000000">
        <w:rPr>
          <w:rtl w:val="0"/>
        </w:rPr>
      </w:r>
    </w:p>
    <w:p w:rsidR="00000000" w:rsidDel="00000000" w:rsidP="00000000" w:rsidRDefault="00000000" w:rsidRPr="00000000" w14:paraId="000002A9">
      <w:pPr>
        <w:ind w:firstLine="720"/>
        <w:rPr>
          <w:sz w:val="24"/>
          <w:szCs w:val="24"/>
        </w:rPr>
      </w:pPr>
      <w:r w:rsidDel="00000000" w:rsidR="00000000" w:rsidRPr="00000000">
        <w:rPr>
          <w:sz w:val="24"/>
          <w:szCs w:val="24"/>
          <w:rtl w:val="0"/>
        </w:rPr>
        <w:t xml:space="preserve">Description: This table stores the wallet details corresponding to a particular customer account </w:t>
      </w:r>
    </w:p>
    <w:tbl>
      <w:tblPr>
        <w:tblStyle w:val="Table1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705"/>
        <w:gridCol w:w="1455"/>
        <w:gridCol w:w="2775"/>
        <w:tblGridChange w:id="0">
          <w:tblGrid>
            <w:gridCol w:w="2280"/>
            <w:gridCol w:w="1425"/>
            <w:gridCol w:w="705"/>
            <w:gridCol w:w="1455"/>
            <w:gridCol w:w="2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b w:val="1"/>
                <w:sz w:val="24"/>
                <w:szCs w:val="24"/>
              </w:rPr>
            </w:pPr>
            <w:r w:rsidDel="00000000" w:rsidR="00000000" w:rsidRPr="00000000">
              <w:rPr>
                <w:b w:val="1"/>
                <w:sz w:val="24"/>
                <w:szCs w:val="24"/>
                <w:rtl w:val="0"/>
              </w:rPr>
              <w:t xml:space="preserve">Fieldname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tl w:val="0"/>
              </w:rPr>
              <w:t xml:space="preserve">offer_id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rPr>
            </w:pPr>
            <w:r w:rsidDel="00000000" w:rsidR="00000000" w:rsidRPr="00000000">
              <w:rPr>
                <w:sz w:val="24"/>
                <w:szCs w:val="24"/>
                <w:rtl w:val="0"/>
              </w:rPr>
              <w:t xml:space="preserve">Stores the offer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validity_date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4"/>
                <w:szCs w:val="24"/>
              </w:rPr>
            </w:pPr>
            <w:r w:rsidDel="00000000" w:rsidR="00000000" w:rsidRPr="00000000">
              <w:rPr>
                <w:sz w:val="24"/>
                <w:szCs w:val="24"/>
                <w:rtl w:val="0"/>
              </w:rPr>
              <w:t xml:space="preserve">Stores the validity date of the offer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24"/>
                <w:szCs w:val="24"/>
              </w:rPr>
            </w:pPr>
            <w:r w:rsidDel="00000000" w:rsidR="00000000" w:rsidRPr="00000000">
              <w:rPr>
                <w:sz w:val="24"/>
                <w:szCs w:val="24"/>
                <w:rtl w:val="0"/>
              </w:rPr>
              <w:t xml:space="preserve">disc_amount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4"/>
                <w:szCs w:val="24"/>
              </w:rPr>
            </w:pPr>
            <w:r w:rsidDel="00000000" w:rsidR="00000000" w:rsidRPr="00000000">
              <w:rPr>
                <w:sz w:val="24"/>
                <w:szCs w:val="24"/>
                <w:rtl w:val="0"/>
              </w:rPr>
              <w:t xml:space="preserve">Stores the discount amount of the offer</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4"/>
                <w:szCs w:val="24"/>
              </w:rPr>
            </w:pPr>
            <w:r w:rsidDel="00000000" w:rsidR="00000000" w:rsidRPr="00000000">
              <w:rPr>
                <w:sz w:val="24"/>
                <w:szCs w:val="24"/>
                <w:rtl w:val="0"/>
              </w:rPr>
              <w:t xml:space="preserve">customer_id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FK referred from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4"/>
                <w:szCs w:val="24"/>
              </w:rPr>
            </w:pPr>
            <w:r w:rsidDel="00000000" w:rsidR="00000000" w:rsidRPr="00000000">
              <w:rPr>
                <w:sz w:val="24"/>
                <w:szCs w:val="24"/>
                <w:rtl w:val="0"/>
              </w:rPr>
              <w:t xml:space="preserve">Stores the customer ID of the customer who avails the offer</w:t>
            </w:r>
          </w:p>
        </w:tc>
      </w:tr>
    </w:tbl>
    <w:p w:rsidR="00000000" w:rsidDel="00000000" w:rsidP="00000000" w:rsidRDefault="00000000" w:rsidRPr="00000000" w14:paraId="000002C3">
      <w:pPr>
        <w:rPr>
          <w:sz w:val="24"/>
          <w:szCs w:val="24"/>
        </w:rPr>
      </w:pPr>
      <w:r w:rsidDel="00000000" w:rsidR="00000000" w:rsidRPr="00000000">
        <w:rPr>
          <w:rtl w:val="0"/>
        </w:rPr>
      </w:r>
    </w:p>
    <w:p w:rsidR="00000000" w:rsidDel="00000000" w:rsidP="00000000" w:rsidRDefault="00000000" w:rsidRPr="00000000" w14:paraId="000002C4">
      <w:pPr>
        <w:rPr>
          <w:sz w:val="24"/>
          <w:szCs w:val="24"/>
        </w:rPr>
      </w:pPr>
      <w:r w:rsidDel="00000000" w:rsidR="00000000" w:rsidRPr="00000000">
        <w:rPr>
          <w:rtl w:val="0"/>
        </w:rPr>
      </w:r>
    </w:p>
    <w:p w:rsidR="00000000" w:rsidDel="00000000" w:rsidP="00000000" w:rsidRDefault="00000000" w:rsidRPr="00000000" w14:paraId="000002C5">
      <w:pPr>
        <w:rPr>
          <w:sz w:val="24"/>
          <w:szCs w:val="24"/>
        </w:rPr>
      </w:pPr>
      <w:r w:rsidDel="00000000" w:rsidR="00000000" w:rsidRPr="00000000">
        <w:rPr>
          <w:rtl w:val="0"/>
        </w:rPr>
      </w:r>
    </w:p>
    <w:p w:rsidR="00000000" w:rsidDel="00000000" w:rsidP="00000000" w:rsidRDefault="00000000" w:rsidRPr="00000000" w14:paraId="000002C6">
      <w:pPr>
        <w:rPr>
          <w:sz w:val="24"/>
          <w:szCs w:val="24"/>
        </w:rPr>
      </w:pPr>
      <w:r w:rsidDel="00000000" w:rsidR="00000000" w:rsidRPr="00000000">
        <w:rPr>
          <w:rtl w:val="0"/>
        </w:rPr>
      </w:r>
    </w:p>
    <w:p w:rsidR="00000000" w:rsidDel="00000000" w:rsidP="00000000" w:rsidRDefault="00000000" w:rsidRPr="00000000" w14:paraId="000002C7">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8">
      <w:pPr>
        <w:jc w:val="center"/>
        <w:rPr>
          <w:b w:val="1"/>
          <w:sz w:val="36"/>
          <w:szCs w:val="36"/>
        </w:rPr>
      </w:pPr>
      <w:r w:rsidDel="00000000" w:rsidR="00000000" w:rsidRPr="00000000">
        <w:rPr>
          <w:b w:val="1"/>
          <w:sz w:val="48"/>
          <w:szCs w:val="48"/>
          <w:rtl w:val="0"/>
        </w:rPr>
        <w:t xml:space="preserve">Procedures</w:t>
      </w:r>
      <w:r w:rsidDel="00000000" w:rsidR="00000000" w:rsidRPr="00000000">
        <w:rPr>
          <w:rtl w:val="0"/>
        </w:rPr>
      </w:r>
    </w:p>
    <w:p w:rsidR="00000000" w:rsidDel="00000000" w:rsidP="00000000" w:rsidRDefault="00000000" w:rsidRPr="00000000" w14:paraId="000002C9">
      <w:pPr>
        <w:jc w:val="center"/>
        <w:rPr>
          <w:b w:val="1"/>
          <w:sz w:val="36"/>
          <w:szCs w:val="36"/>
        </w:rPr>
      </w:pPr>
      <w:r w:rsidDel="00000000" w:rsidR="00000000" w:rsidRPr="00000000">
        <w:rPr>
          <w:rtl w:val="0"/>
        </w:rPr>
      </w:r>
    </w:p>
    <w:p w:rsidR="00000000" w:rsidDel="00000000" w:rsidP="00000000" w:rsidRDefault="00000000" w:rsidRPr="00000000" w14:paraId="000002CA">
      <w:pPr>
        <w:ind w:left="720" w:firstLine="0"/>
        <w:rPr>
          <w:color w:val="222222"/>
        </w:rPr>
      </w:pPr>
      <w:r w:rsidDel="00000000" w:rsidR="00000000" w:rsidRPr="00000000">
        <w:rPr>
          <w:rtl w:val="0"/>
        </w:rPr>
      </w:r>
    </w:p>
    <w:p w:rsidR="00000000" w:rsidDel="00000000" w:rsidP="00000000" w:rsidRDefault="00000000" w:rsidRPr="00000000" w14:paraId="000002CB">
      <w:pPr>
        <w:numPr>
          <w:ilvl w:val="0"/>
          <w:numId w:val="1"/>
        </w:numPr>
        <w:ind w:left="1440" w:hanging="360"/>
        <w:rPr>
          <w:color w:val="222222"/>
        </w:rPr>
      </w:pPr>
      <w:r w:rsidDel="00000000" w:rsidR="00000000" w:rsidRPr="00000000">
        <w:rPr>
          <w:b w:val="1"/>
          <w:color w:val="222222"/>
          <w:sz w:val="28"/>
          <w:szCs w:val="28"/>
          <w:rtl w:val="0"/>
        </w:rPr>
        <w:t xml:space="preserve"> Check validity of username:</w:t>
      </w:r>
      <w:r w:rsidDel="00000000" w:rsidR="00000000" w:rsidRPr="00000000">
        <w:rPr>
          <w:color w:val="222222"/>
          <w:sz w:val="28"/>
          <w:szCs w:val="28"/>
          <w:rtl w:val="0"/>
        </w:rPr>
        <w:t xml:space="preserve"> It checks for the proper format of entered username for both user and admin.</w:t>
      </w:r>
      <w:r w:rsidDel="00000000" w:rsidR="00000000" w:rsidRPr="00000000">
        <w:rPr>
          <w:rtl w:val="0"/>
        </w:rPr>
      </w:r>
    </w:p>
    <w:p w:rsidR="00000000" w:rsidDel="00000000" w:rsidP="00000000" w:rsidRDefault="00000000" w:rsidRPr="00000000" w14:paraId="000002CC">
      <w:pPr>
        <w:ind w:left="720" w:firstLine="0"/>
        <w:rPr>
          <w:color w:val="222222"/>
          <w:sz w:val="28"/>
          <w:szCs w:val="28"/>
        </w:rPr>
      </w:pPr>
      <w:r w:rsidDel="00000000" w:rsidR="00000000" w:rsidRPr="00000000">
        <w:rPr>
          <w:sz w:val="28"/>
          <w:szCs w:val="28"/>
          <w:rtl w:val="0"/>
        </w:rPr>
        <w:t xml:space="preserve">Code:</w:t>
      </w:r>
      <w:r w:rsidDel="00000000" w:rsidR="00000000" w:rsidRPr="00000000">
        <w:rPr>
          <w:rtl w:val="0"/>
        </w:rPr>
      </w:r>
    </w:p>
    <w:p w:rsidR="00000000" w:rsidDel="00000000" w:rsidP="00000000" w:rsidRDefault="00000000" w:rsidRPr="00000000" w14:paraId="000002CD">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2CE">
      <w:pPr>
        <w:ind w:left="720" w:firstLine="0"/>
        <w:rPr>
          <w:color w:val="222222"/>
        </w:rPr>
      </w:pPr>
      <w:r w:rsidDel="00000000" w:rsidR="00000000" w:rsidRPr="00000000">
        <w:rPr>
          <w:color w:val="222222"/>
          <w:rtl w:val="0"/>
        </w:rPr>
        <w:t xml:space="preserve">CREATE DEFINER=`root`@`localhost` PROCEDURE `chk_user`(IN `uname` VARCHAR(50), OUT `flag` INT)</w:t>
      </w:r>
    </w:p>
    <w:p w:rsidR="00000000" w:rsidDel="00000000" w:rsidP="00000000" w:rsidRDefault="00000000" w:rsidRPr="00000000" w14:paraId="000002CF">
      <w:pPr>
        <w:ind w:left="720" w:firstLine="0"/>
        <w:rPr>
          <w:color w:val="222222"/>
        </w:rPr>
      </w:pPr>
      <w:r w:rsidDel="00000000" w:rsidR="00000000" w:rsidRPr="00000000">
        <w:rPr>
          <w:color w:val="222222"/>
          <w:rtl w:val="0"/>
        </w:rPr>
        <w:t xml:space="preserve">BEGIN</w:t>
      </w:r>
    </w:p>
    <w:p w:rsidR="00000000" w:rsidDel="00000000" w:rsidP="00000000" w:rsidRDefault="00000000" w:rsidRPr="00000000" w14:paraId="000002D0">
      <w:pPr>
        <w:ind w:left="720" w:firstLine="0"/>
        <w:rPr>
          <w:color w:val="222222"/>
        </w:rPr>
      </w:pPr>
      <w:r w:rsidDel="00000000" w:rsidR="00000000" w:rsidRPr="00000000">
        <w:rPr>
          <w:color w:val="222222"/>
          <w:rtl w:val="0"/>
        </w:rPr>
        <w:tab/>
        <w:t xml:space="preserve">DECLARE pos int;</w:t>
      </w:r>
    </w:p>
    <w:p w:rsidR="00000000" w:rsidDel="00000000" w:rsidP="00000000" w:rsidRDefault="00000000" w:rsidRPr="00000000" w14:paraId="000002D1">
      <w:pPr>
        <w:ind w:left="720" w:firstLine="0"/>
        <w:rPr>
          <w:color w:val="222222"/>
        </w:rPr>
      </w:pPr>
      <w:r w:rsidDel="00000000" w:rsidR="00000000" w:rsidRPr="00000000">
        <w:rPr>
          <w:color w:val="222222"/>
          <w:rtl w:val="0"/>
        </w:rPr>
        <w:t xml:space="preserve">    DECLARE sub varchar(50);</w:t>
      </w:r>
    </w:p>
    <w:p w:rsidR="00000000" w:rsidDel="00000000" w:rsidP="00000000" w:rsidRDefault="00000000" w:rsidRPr="00000000" w14:paraId="000002D2">
      <w:pPr>
        <w:ind w:left="720" w:firstLine="0"/>
        <w:rPr>
          <w:color w:val="222222"/>
        </w:rPr>
      </w:pPr>
      <w:r w:rsidDel="00000000" w:rsidR="00000000" w:rsidRPr="00000000">
        <w:rPr>
          <w:color w:val="222222"/>
          <w:rtl w:val="0"/>
        </w:rPr>
        <w:t xml:space="preserve">     DECLARE b int;</w:t>
      </w:r>
    </w:p>
    <w:p w:rsidR="00000000" w:rsidDel="00000000" w:rsidP="00000000" w:rsidRDefault="00000000" w:rsidRPr="00000000" w14:paraId="000002D3">
      <w:pPr>
        <w:ind w:left="720" w:firstLine="0"/>
        <w:rPr>
          <w:color w:val="222222"/>
        </w:rPr>
      </w:pPr>
      <w:r w:rsidDel="00000000" w:rsidR="00000000" w:rsidRPr="00000000">
        <w:rPr>
          <w:color w:val="222222"/>
          <w:rtl w:val="0"/>
        </w:rPr>
        <w:t xml:space="preserve">    DECLARE a varchar(50);</w:t>
      </w:r>
    </w:p>
    <w:p w:rsidR="00000000" w:rsidDel="00000000" w:rsidP="00000000" w:rsidRDefault="00000000" w:rsidRPr="00000000" w14:paraId="000002D4">
      <w:pPr>
        <w:ind w:left="720" w:firstLine="0"/>
        <w:rPr>
          <w:color w:val="222222"/>
        </w:rPr>
      </w:pPr>
      <w:r w:rsidDel="00000000" w:rsidR="00000000" w:rsidRPr="00000000">
        <w:rPr>
          <w:color w:val="222222"/>
          <w:rtl w:val="0"/>
        </w:rPr>
        <w:t xml:space="preserve">     DECLARE cur2 CURSOR FOR SELECT username1 FROM utable;</w:t>
      </w:r>
    </w:p>
    <w:p w:rsidR="00000000" w:rsidDel="00000000" w:rsidP="00000000" w:rsidRDefault="00000000" w:rsidRPr="00000000" w14:paraId="000002D5">
      <w:pPr>
        <w:ind w:left="720" w:firstLine="0"/>
        <w:rPr>
          <w:color w:val="222222"/>
        </w:rPr>
      </w:pPr>
      <w:r w:rsidDel="00000000" w:rsidR="00000000" w:rsidRPr="00000000">
        <w:rPr>
          <w:color w:val="222222"/>
          <w:rtl w:val="0"/>
        </w:rPr>
        <w:t xml:space="preserve">     DECLARE CONTINUE HANDLER FOR NOT FOUND SET b = 1;</w:t>
      </w:r>
    </w:p>
    <w:p w:rsidR="00000000" w:rsidDel="00000000" w:rsidP="00000000" w:rsidRDefault="00000000" w:rsidRPr="00000000" w14:paraId="000002D6">
      <w:pPr>
        <w:ind w:left="720" w:firstLine="0"/>
        <w:rPr>
          <w:color w:val="222222"/>
        </w:rPr>
      </w:pPr>
      <w:r w:rsidDel="00000000" w:rsidR="00000000" w:rsidRPr="00000000">
        <w:rPr>
          <w:color w:val="222222"/>
          <w:rtl w:val="0"/>
        </w:rPr>
        <w:tab/>
        <w:t xml:space="preserve">If (POSITION("@" IN uname) &gt;0 or POSITION("." IN uname) &gt;0 or POSITION("_" IN uname) &gt;0) THEN</w:t>
      </w:r>
    </w:p>
    <w:p w:rsidR="00000000" w:rsidDel="00000000" w:rsidP="00000000" w:rsidRDefault="00000000" w:rsidRPr="00000000" w14:paraId="000002D7">
      <w:pPr>
        <w:ind w:left="720" w:firstLine="0"/>
        <w:rPr>
          <w:color w:val="222222"/>
        </w:rPr>
      </w:pPr>
      <w:r w:rsidDel="00000000" w:rsidR="00000000" w:rsidRPr="00000000">
        <w:rPr>
          <w:color w:val="222222"/>
          <w:rtl w:val="0"/>
        </w:rPr>
        <w:t xml:space="preserve">        </w:t>
        <w:tab/>
        <w:t xml:space="preserve">SET pos= POSITION("@" IN uname);</w:t>
      </w:r>
    </w:p>
    <w:p w:rsidR="00000000" w:rsidDel="00000000" w:rsidP="00000000" w:rsidRDefault="00000000" w:rsidRPr="00000000" w14:paraId="000002D8">
      <w:pPr>
        <w:ind w:left="720" w:firstLine="0"/>
        <w:rPr>
          <w:color w:val="222222"/>
        </w:rPr>
      </w:pPr>
      <w:r w:rsidDel="00000000" w:rsidR="00000000" w:rsidRPr="00000000">
        <w:rPr>
          <w:color w:val="222222"/>
          <w:rtl w:val="0"/>
        </w:rPr>
        <w:t xml:space="preserve">            SET sub= SUBSTR(uname,pos+1);</w:t>
      </w:r>
    </w:p>
    <w:p w:rsidR="00000000" w:rsidDel="00000000" w:rsidP="00000000" w:rsidRDefault="00000000" w:rsidRPr="00000000" w14:paraId="000002D9">
      <w:pPr>
        <w:ind w:left="720" w:firstLine="0"/>
        <w:rPr>
          <w:color w:val="222222"/>
        </w:rPr>
      </w:pPr>
      <w:r w:rsidDel="00000000" w:rsidR="00000000" w:rsidRPr="00000000">
        <w:rPr>
          <w:color w:val="222222"/>
          <w:rtl w:val="0"/>
        </w:rPr>
        <w:t xml:space="preserve">            OPEN cur2;</w:t>
      </w:r>
    </w:p>
    <w:p w:rsidR="00000000" w:rsidDel="00000000" w:rsidP="00000000" w:rsidRDefault="00000000" w:rsidRPr="00000000" w14:paraId="000002DA">
      <w:pPr>
        <w:ind w:left="720" w:firstLine="0"/>
        <w:rPr>
          <w:color w:val="222222"/>
        </w:rPr>
      </w:pPr>
      <w:r w:rsidDel="00000000" w:rsidR="00000000" w:rsidRPr="00000000">
        <w:rPr>
          <w:color w:val="222222"/>
          <w:rtl w:val="0"/>
        </w:rPr>
        <w:t xml:space="preserve">            SET b = 0;</w:t>
      </w:r>
    </w:p>
    <w:p w:rsidR="00000000" w:rsidDel="00000000" w:rsidP="00000000" w:rsidRDefault="00000000" w:rsidRPr="00000000" w14:paraId="000002DB">
      <w:pPr>
        <w:ind w:left="720" w:firstLine="0"/>
        <w:rPr>
          <w:color w:val="222222"/>
        </w:rPr>
      </w:pPr>
      <w:r w:rsidDel="00000000" w:rsidR="00000000" w:rsidRPr="00000000">
        <w:rPr>
          <w:color w:val="222222"/>
          <w:rtl w:val="0"/>
        </w:rPr>
        <w:t xml:space="preserve">            WHILE b = 0 DO</w:t>
      </w:r>
    </w:p>
    <w:p w:rsidR="00000000" w:rsidDel="00000000" w:rsidP="00000000" w:rsidRDefault="00000000" w:rsidRPr="00000000" w14:paraId="000002DC">
      <w:pPr>
        <w:ind w:left="720" w:firstLine="0"/>
        <w:rPr>
          <w:color w:val="222222"/>
        </w:rPr>
      </w:pPr>
      <w:r w:rsidDel="00000000" w:rsidR="00000000" w:rsidRPr="00000000">
        <w:rPr>
          <w:color w:val="222222"/>
          <w:rtl w:val="0"/>
        </w:rPr>
        <w:t xml:space="preserve">            FETCH cur2 INTO a;</w:t>
      </w:r>
    </w:p>
    <w:p w:rsidR="00000000" w:rsidDel="00000000" w:rsidP="00000000" w:rsidRDefault="00000000" w:rsidRPr="00000000" w14:paraId="000002DD">
      <w:pPr>
        <w:ind w:left="720" w:firstLine="0"/>
        <w:rPr>
          <w:color w:val="222222"/>
        </w:rPr>
      </w:pPr>
      <w:r w:rsidDel="00000000" w:rsidR="00000000" w:rsidRPr="00000000">
        <w:rPr>
          <w:color w:val="222222"/>
          <w:rtl w:val="0"/>
        </w:rPr>
        <w:t xml:space="preserve">                 if (a=sub) THEN</w:t>
      </w:r>
    </w:p>
    <w:p w:rsidR="00000000" w:rsidDel="00000000" w:rsidP="00000000" w:rsidRDefault="00000000" w:rsidRPr="00000000" w14:paraId="000002DE">
      <w:pPr>
        <w:ind w:left="720" w:firstLine="0"/>
        <w:rPr>
          <w:color w:val="222222"/>
        </w:rPr>
      </w:pPr>
      <w:r w:rsidDel="00000000" w:rsidR="00000000" w:rsidRPr="00000000">
        <w:rPr>
          <w:color w:val="222222"/>
          <w:rtl w:val="0"/>
        </w:rPr>
        <w:t xml:space="preserve">                 </w:t>
        <w:tab/>
        <w:t xml:space="preserve">set flag=1;</w:t>
      </w:r>
    </w:p>
    <w:p w:rsidR="00000000" w:rsidDel="00000000" w:rsidP="00000000" w:rsidRDefault="00000000" w:rsidRPr="00000000" w14:paraId="000002DF">
      <w:pPr>
        <w:ind w:left="720" w:firstLine="0"/>
        <w:rPr>
          <w:color w:val="222222"/>
        </w:rPr>
      </w:pPr>
      <w:r w:rsidDel="00000000" w:rsidR="00000000" w:rsidRPr="00000000">
        <w:rPr>
          <w:color w:val="222222"/>
          <w:rtl w:val="0"/>
        </w:rPr>
        <w:t xml:space="preserve">                 end if;</w:t>
      </w:r>
    </w:p>
    <w:p w:rsidR="00000000" w:rsidDel="00000000" w:rsidP="00000000" w:rsidRDefault="00000000" w:rsidRPr="00000000" w14:paraId="000002E0">
      <w:pPr>
        <w:ind w:left="720" w:firstLine="0"/>
        <w:rPr>
          <w:color w:val="222222"/>
        </w:rPr>
      </w:pPr>
      <w:r w:rsidDel="00000000" w:rsidR="00000000" w:rsidRPr="00000000">
        <w:rPr>
          <w:color w:val="222222"/>
          <w:rtl w:val="0"/>
        </w:rPr>
        <w:t xml:space="preserve">            END WHILE;</w:t>
      </w:r>
    </w:p>
    <w:p w:rsidR="00000000" w:rsidDel="00000000" w:rsidP="00000000" w:rsidRDefault="00000000" w:rsidRPr="00000000" w14:paraId="000002E1">
      <w:pPr>
        <w:ind w:left="720" w:firstLine="0"/>
        <w:rPr>
          <w:color w:val="222222"/>
        </w:rPr>
      </w:pPr>
      <w:r w:rsidDel="00000000" w:rsidR="00000000" w:rsidRPr="00000000">
        <w:rPr>
          <w:color w:val="222222"/>
          <w:rtl w:val="0"/>
        </w:rPr>
        <w:t xml:space="preserve">            CLOSE cur2;</w:t>
      </w:r>
    </w:p>
    <w:p w:rsidR="00000000" w:rsidDel="00000000" w:rsidP="00000000" w:rsidRDefault="00000000" w:rsidRPr="00000000" w14:paraId="000002E2">
      <w:pPr>
        <w:ind w:left="720" w:firstLine="0"/>
        <w:rPr>
          <w:color w:val="222222"/>
        </w:rPr>
      </w:pPr>
      <w:r w:rsidDel="00000000" w:rsidR="00000000" w:rsidRPr="00000000">
        <w:rPr>
          <w:color w:val="222222"/>
          <w:rtl w:val="0"/>
        </w:rPr>
        <w:t xml:space="preserve">     END if;</w:t>
      </w:r>
    </w:p>
    <w:p w:rsidR="00000000" w:rsidDel="00000000" w:rsidP="00000000" w:rsidRDefault="00000000" w:rsidRPr="00000000" w14:paraId="000002E3">
      <w:pPr>
        <w:ind w:left="720" w:firstLine="0"/>
        <w:rPr>
          <w:color w:val="222222"/>
        </w:rPr>
      </w:pPr>
      <w:r w:rsidDel="00000000" w:rsidR="00000000" w:rsidRPr="00000000">
        <w:rPr>
          <w:rtl w:val="0"/>
        </w:rPr>
      </w:r>
    </w:p>
    <w:p w:rsidR="00000000" w:rsidDel="00000000" w:rsidP="00000000" w:rsidRDefault="00000000" w:rsidRPr="00000000" w14:paraId="000002E4">
      <w:pPr>
        <w:ind w:left="720" w:firstLine="0"/>
        <w:rPr>
          <w:color w:val="222222"/>
        </w:rPr>
      </w:pPr>
      <w:r w:rsidDel="00000000" w:rsidR="00000000" w:rsidRPr="00000000">
        <w:rPr>
          <w:color w:val="222222"/>
          <w:rtl w:val="0"/>
        </w:rPr>
        <w:t xml:space="preserve">END$$</w:t>
      </w:r>
    </w:p>
    <w:p w:rsidR="00000000" w:rsidDel="00000000" w:rsidP="00000000" w:rsidRDefault="00000000" w:rsidRPr="00000000" w14:paraId="000002E5">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2E6">
      <w:pPr>
        <w:ind w:left="720" w:firstLine="0"/>
        <w:rPr>
          <w:color w:val="222222"/>
        </w:rPr>
      </w:pPr>
      <w:r w:rsidDel="00000000" w:rsidR="00000000" w:rsidRPr="00000000">
        <w:rPr>
          <w:rtl w:val="0"/>
        </w:rPr>
      </w:r>
    </w:p>
    <w:p w:rsidR="00000000" w:rsidDel="00000000" w:rsidP="00000000" w:rsidRDefault="00000000" w:rsidRPr="00000000" w14:paraId="000002E7">
      <w:pPr>
        <w:ind w:left="720" w:firstLine="0"/>
        <w:rPr>
          <w:color w:val="222222"/>
        </w:rPr>
      </w:pPr>
      <w:r w:rsidDel="00000000" w:rsidR="00000000" w:rsidRPr="00000000">
        <w:rPr>
          <w:rtl w:val="0"/>
        </w:rPr>
      </w:r>
    </w:p>
    <w:p w:rsidR="00000000" w:rsidDel="00000000" w:rsidP="00000000" w:rsidRDefault="00000000" w:rsidRPr="00000000" w14:paraId="000002E8">
      <w:pPr>
        <w:ind w:left="720" w:firstLine="0"/>
        <w:rPr>
          <w:color w:val="222222"/>
        </w:rPr>
      </w:pPr>
      <w:r w:rsidDel="00000000" w:rsidR="00000000" w:rsidRPr="00000000">
        <w:rPr>
          <w:rtl w:val="0"/>
        </w:rPr>
      </w:r>
    </w:p>
    <w:p w:rsidR="00000000" w:rsidDel="00000000" w:rsidP="00000000" w:rsidRDefault="00000000" w:rsidRPr="00000000" w14:paraId="000002E9">
      <w:pPr>
        <w:ind w:left="720" w:firstLine="0"/>
        <w:rPr>
          <w:color w:val="222222"/>
        </w:rPr>
      </w:pPr>
      <w:r w:rsidDel="00000000" w:rsidR="00000000" w:rsidRPr="00000000">
        <w:rPr>
          <w:rtl w:val="0"/>
        </w:rPr>
      </w:r>
    </w:p>
    <w:p w:rsidR="00000000" w:rsidDel="00000000" w:rsidP="00000000" w:rsidRDefault="00000000" w:rsidRPr="00000000" w14:paraId="000002EA">
      <w:pPr>
        <w:ind w:left="720" w:firstLine="0"/>
        <w:rPr>
          <w:color w:val="222222"/>
        </w:rPr>
      </w:pPr>
      <w:r w:rsidDel="00000000" w:rsidR="00000000" w:rsidRPr="00000000">
        <w:rPr>
          <w:rtl w:val="0"/>
        </w:rPr>
      </w:r>
    </w:p>
    <w:p w:rsidR="00000000" w:rsidDel="00000000" w:rsidP="00000000" w:rsidRDefault="00000000" w:rsidRPr="00000000" w14:paraId="000002EB">
      <w:pPr>
        <w:ind w:left="720" w:firstLine="0"/>
        <w:rPr>
          <w:color w:val="222222"/>
        </w:rPr>
      </w:pPr>
      <w:r w:rsidDel="00000000" w:rsidR="00000000" w:rsidRPr="00000000">
        <w:rPr>
          <w:rtl w:val="0"/>
        </w:rPr>
      </w:r>
    </w:p>
    <w:p w:rsidR="00000000" w:rsidDel="00000000" w:rsidP="00000000" w:rsidRDefault="00000000" w:rsidRPr="00000000" w14:paraId="000002EC">
      <w:pPr>
        <w:ind w:left="720" w:firstLine="0"/>
        <w:rPr>
          <w:color w:val="222222"/>
        </w:rPr>
      </w:pPr>
      <w:r w:rsidDel="00000000" w:rsidR="00000000" w:rsidRPr="00000000">
        <w:rPr>
          <w:rtl w:val="0"/>
        </w:rPr>
      </w:r>
    </w:p>
    <w:p w:rsidR="00000000" w:rsidDel="00000000" w:rsidP="00000000" w:rsidRDefault="00000000" w:rsidRPr="00000000" w14:paraId="000002ED">
      <w:pPr>
        <w:ind w:left="720" w:firstLine="0"/>
        <w:rPr>
          <w:color w:val="222222"/>
        </w:rPr>
      </w:pPr>
      <w:r w:rsidDel="00000000" w:rsidR="00000000" w:rsidRPr="00000000">
        <w:rPr>
          <w:b w:val="1"/>
          <w:color w:val="222222"/>
          <w:rtl w:val="0"/>
        </w:rPr>
        <w:t xml:space="preserve">Screenshot</w:t>
      </w:r>
      <w:r w:rsidDel="00000000" w:rsidR="00000000" w:rsidRPr="00000000">
        <w:rPr>
          <w:color w:val="222222"/>
          <w:rtl w:val="0"/>
        </w:rPr>
        <w:t xml:space="preserve">: displays invalid when done registration with invalid constraints of username </w:t>
      </w:r>
    </w:p>
    <w:p w:rsidR="00000000" w:rsidDel="00000000" w:rsidP="00000000" w:rsidRDefault="00000000" w:rsidRPr="00000000" w14:paraId="000002EE">
      <w:pPr>
        <w:ind w:left="720" w:firstLine="0"/>
        <w:rPr>
          <w:color w:val="222222"/>
        </w:rPr>
      </w:pPr>
      <w:r w:rsidDel="00000000" w:rsidR="00000000" w:rsidRPr="00000000">
        <w:rPr>
          <w:color w:val="222222"/>
        </w:rPr>
        <w:drawing>
          <wp:inline distB="114300" distT="114300" distL="114300" distR="114300">
            <wp:extent cx="4450089" cy="2519363"/>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450089" cy="25193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F">
      <w:pPr>
        <w:ind w:left="720" w:firstLine="0"/>
        <w:rPr>
          <w:color w:val="222222"/>
        </w:rPr>
      </w:pPr>
      <w:r w:rsidDel="00000000" w:rsidR="00000000" w:rsidRPr="00000000">
        <w:rPr>
          <w:rtl w:val="0"/>
        </w:rPr>
      </w:r>
    </w:p>
    <w:p w:rsidR="00000000" w:rsidDel="00000000" w:rsidP="00000000" w:rsidRDefault="00000000" w:rsidRPr="00000000" w14:paraId="000002F0">
      <w:pPr>
        <w:numPr>
          <w:ilvl w:val="0"/>
          <w:numId w:val="1"/>
        </w:numPr>
        <w:ind w:left="1440" w:hanging="360"/>
        <w:rPr>
          <w:color w:val="222222"/>
        </w:rPr>
      </w:pPr>
      <w:r w:rsidDel="00000000" w:rsidR="00000000" w:rsidRPr="00000000">
        <w:rPr>
          <w:b w:val="1"/>
          <w:color w:val="222222"/>
          <w:sz w:val="28"/>
          <w:szCs w:val="28"/>
          <w:rtl w:val="0"/>
        </w:rPr>
        <w:t xml:space="preserve"> Check validity of password: </w:t>
      </w:r>
      <w:r w:rsidDel="00000000" w:rsidR="00000000" w:rsidRPr="00000000">
        <w:rPr>
          <w:color w:val="222222"/>
          <w:sz w:val="28"/>
          <w:szCs w:val="28"/>
          <w:rtl w:val="0"/>
        </w:rPr>
        <w:t xml:space="preserve">It checks for the proper format of entered password for both user and admin.</w:t>
      </w:r>
      <w:r w:rsidDel="00000000" w:rsidR="00000000" w:rsidRPr="00000000">
        <w:rPr>
          <w:rtl w:val="0"/>
        </w:rPr>
      </w:r>
    </w:p>
    <w:p w:rsidR="00000000" w:rsidDel="00000000" w:rsidP="00000000" w:rsidRDefault="00000000" w:rsidRPr="00000000" w14:paraId="000002F1">
      <w:pPr>
        <w:ind w:left="720" w:firstLine="0"/>
        <w:rPr>
          <w:sz w:val="28"/>
          <w:szCs w:val="28"/>
        </w:rPr>
      </w:pPr>
      <w:r w:rsidDel="00000000" w:rsidR="00000000" w:rsidRPr="00000000">
        <w:rPr>
          <w:sz w:val="28"/>
          <w:szCs w:val="28"/>
          <w:rtl w:val="0"/>
        </w:rPr>
        <w:t xml:space="preserve">Code:</w:t>
      </w:r>
    </w:p>
    <w:p w:rsidR="00000000" w:rsidDel="00000000" w:rsidP="00000000" w:rsidRDefault="00000000" w:rsidRPr="00000000" w14:paraId="000002F2">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2F3">
      <w:pPr>
        <w:ind w:left="720" w:firstLine="0"/>
        <w:rPr>
          <w:color w:val="222222"/>
        </w:rPr>
      </w:pPr>
      <w:r w:rsidDel="00000000" w:rsidR="00000000" w:rsidRPr="00000000">
        <w:rPr>
          <w:color w:val="222222"/>
          <w:rtl w:val="0"/>
        </w:rPr>
        <w:t xml:space="preserve">CREATE DEFINER=`root`@`localhost` PROCEDURE `password_check`(IN `pass` VARCHAR(30), OUT `flag` INT)</w:t>
      </w:r>
    </w:p>
    <w:p w:rsidR="00000000" w:rsidDel="00000000" w:rsidP="00000000" w:rsidRDefault="00000000" w:rsidRPr="00000000" w14:paraId="000002F4">
      <w:pPr>
        <w:ind w:left="720" w:firstLine="0"/>
        <w:rPr>
          <w:color w:val="222222"/>
        </w:rPr>
      </w:pPr>
      <w:r w:rsidDel="00000000" w:rsidR="00000000" w:rsidRPr="00000000">
        <w:rPr>
          <w:color w:val="222222"/>
          <w:rtl w:val="0"/>
        </w:rPr>
        <w:t xml:space="preserve">BEGIN </w:t>
      </w:r>
    </w:p>
    <w:p w:rsidR="00000000" w:rsidDel="00000000" w:rsidP="00000000" w:rsidRDefault="00000000" w:rsidRPr="00000000" w14:paraId="000002F5">
      <w:pPr>
        <w:ind w:left="720" w:firstLine="0"/>
        <w:rPr>
          <w:color w:val="222222"/>
        </w:rPr>
      </w:pPr>
      <w:r w:rsidDel="00000000" w:rsidR="00000000" w:rsidRPr="00000000">
        <w:rPr>
          <w:color w:val="222222"/>
          <w:rtl w:val="0"/>
        </w:rPr>
        <w:tab/>
        <w:t xml:space="preserve">if(length(pass)&gt;=8) </w:t>
      </w:r>
    </w:p>
    <w:p w:rsidR="00000000" w:rsidDel="00000000" w:rsidP="00000000" w:rsidRDefault="00000000" w:rsidRPr="00000000" w14:paraId="000002F6">
      <w:pPr>
        <w:ind w:left="720" w:firstLine="0"/>
        <w:rPr>
          <w:color w:val="222222"/>
        </w:rPr>
      </w:pPr>
      <w:r w:rsidDel="00000000" w:rsidR="00000000" w:rsidRPr="00000000">
        <w:rPr>
          <w:color w:val="222222"/>
          <w:rtl w:val="0"/>
        </w:rPr>
        <w:tab/>
        <w:t xml:space="preserve">then</w:t>
      </w:r>
    </w:p>
    <w:p w:rsidR="00000000" w:rsidDel="00000000" w:rsidP="00000000" w:rsidRDefault="00000000" w:rsidRPr="00000000" w14:paraId="000002F7">
      <w:pPr>
        <w:ind w:left="720" w:firstLine="0"/>
        <w:rPr>
          <w:color w:val="222222"/>
        </w:rPr>
      </w:pPr>
      <w:r w:rsidDel="00000000" w:rsidR="00000000" w:rsidRPr="00000000">
        <w:rPr>
          <w:color w:val="222222"/>
          <w:rtl w:val="0"/>
        </w:rPr>
        <w:tab/>
        <w:tab/>
        <w:t xml:space="preserve">if(~((strcmp(upper(pass),pass)) and (strcmp(lower(pass),pass))))</w:t>
      </w:r>
    </w:p>
    <w:p w:rsidR="00000000" w:rsidDel="00000000" w:rsidP="00000000" w:rsidRDefault="00000000" w:rsidRPr="00000000" w14:paraId="000002F8">
      <w:pPr>
        <w:ind w:left="720" w:firstLine="0"/>
        <w:rPr>
          <w:color w:val="222222"/>
        </w:rPr>
      </w:pPr>
      <w:r w:rsidDel="00000000" w:rsidR="00000000" w:rsidRPr="00000000">
        <w:rPr>
          <w:color w:val="222222"/>
          <w:rtl w:val="0"/>
        </w:rPr>
        <w:tab/>
        <w:tab/>
        <w:t xml:space="preserve">then</w:t>
      </w:r>
    </w:p>
    <w:p w:rsidR="00000000" w:rsidDel="00000000" w:rsidP="00000000" w:rsidRDefault="00000000" w:rsidRPr="00000000" w14:paraId="000002F9">
      <w:pPr>
        <w:ind w:left="720" w:firstLine="0"/>
        <w:rPr>
          <w:color w:val="222222"/>
        </w:rPr>
      </w:pPr>
      <w:r w:rsidDel="00000000" w:rsidR="00000000" w:rsidRPr="00000000">
        <w:rPr>
          <w:color w:val="222222"/>
          <w:rtl w:val="0"/>
        </w:rPr>
        <w:tab/>
        <w:tab/>
        <w:tab/>
        <w:t xml:space="preserve">if((pass like '%$%') or (pass like '%@%') or (pass like '%_%') or (pass like '%&amp;%') or (pass like '%*%') or (pass like '%#%') or (pass like '%%%') or (pass like '%^%') or (pass like "%'%") or (pass like '%"%')) then</w:t>
      </w:r>
    </w:p>
    <w:p w:rsidR="00000000" w:rsidDel="00000000" w:rsidP="00000000" w:rsidRDefault="00000000" w:rsidRPr="00000000" w14:paraId="000002FA">
      <w:pPr>
        <w:ind w:left="720" w:firstLine="0"/>
        <w:rPr>
          <w:color w:val="222222"/>
        </w:rPr>
      </w:pPr>
      <w:r w:rsidDel="00000000" w:rsidR="00000000" w:rsidRPr="00000000">
        <w:rPr>
          <w:color w:val="222222"/>
          <w:rtl w:val="0"/>
        </w:rPr>
        <w:tab/>
        <w:tab/>
        <w:tab/>
        <w:tab/>
        <w:t xml:space="preserve">set flag = 1;</w:t>
      </w:r>
    </w:p>
    <w:p w:rsidR="00000000" w:rsidDel="00000000" w:rsidP="00000000" w:rsidRDefault="00000000" w:rsidRPr="00000000" w14:paraId="000002FB">
      <w:pPr>
        <w:ind w:left="720" w:firstLine="0"/>
        <w:rPr>
          <w:color w:val="222222"/>
        </w:rPr>
      </w:pPr>
      <w:r w:rsidDel="00000000" w:rsidR="00000000" w:rsidRPr="00000000">
        <w:rPr>
          <w:color w:val="222222"/>
          <w:rtl w:val="0"/>
        </w:rPr>
        <w:tab/>
        <w:tab/>
        <w:tab/>
        <w:t xml:space="preserve">else</w:t>
      </w:r>
    </w:p>
    <w:p w:rsidR="00000000" w:rsidDel="00000000" w:rsidP="00000000" w:rsidRDefault="00000000" w:rsidRPr="00000000" w14:paraId="000002FC">
      <w:pPr>
        <w:ind w:left="720" w:firstLine="0"/>
        <w:rPr>
          <w:color w:val="222222"/>
        </w:rPr>
      </w:pPr>
      <w:r w:rsidDel="00000000" w:rsidR="00000000" w:rsidRPr="00000000">
        <w:rPr>
          <w:color w:val="222222"/>
          <w:rtl w:val="0"/>
        </w:rPr>
        <w:tab/>
        <w:tab/>
        <w:tab/>
        <w:tab/>
        <w:t xml:space="preserve">set flag = 0;</w:t>
      </w:r>
    </w:p>
    <w:p w:rsidR="00000000" w:rsidDel="00000000" w:rsidP="00000000" w:rsidRDefault="00000000" w:rsidRPr="00000000" w14:paraId="000002FD">
      <w:pPr>
        <w:ind w:left="720" w:firstLine="0"/>
        <w:rPr>
          <w:color w:val="222222"/>
        </w:rPr>
      </w:pPr>
      <w:r w:rsidDel="00000000" w:rsidR="00000000" w:rsidRPr="00000000">
        <w:rPr>
          <w:color w:val="222222"/>
          <w:rtl w:val="0"/>
        </w:rPr>
        <w:tab/>
        <w:tab/>
        <w:t xml:space="preserve">end if;</w:t>
      </w:r>
    </w:p>
    <w:p w:rsidR="00000000" w:rsidDel="00000000" w:rsidP="00000000" w:rsidRDefault="00000000" w:rsidRPr="00000000" w14:paraId="000002FE">
      <w:pPr>
        <w:ind w:left="720" w:firstLine="0"/>
        <w:rPr>
          <w:color w:val="222222"/>
        </w:rPr>
      </w:pPr>
      <w:r w:rsidDel="00000000" w:rsidR="00000000" w:rsidRPr="00000000">
        <w:rPr>
          <w:color w:val="222222"/>
          <w:rtl w:val="0"/>
        </w:rPr>
        <w:t xml:space="preserve">       </w:t>
        <w:tab/>
        <w:tab/>
        <w:t xml:space="preserve">else </w:t>
      </w:r>
    </w:p>
    <w:p w:rsidR="00000000" w:rsidDel="00000000" w:rsidP="00000000" w:rsidRDefault="00000000" w:rsidRPr="00000000" w14:paraId="000002FF">
      <w:pPr>
        <w:ind w:left="720" w:firstLine="0"/>
        <w:rPr>
          <w:color w:val="222222"/>
        </w:rPr>
      </w:pPr>
      <w:r w:rsidDel="00000000" w:rsidR="00000000" w:rsidRPr="00000000">
        <w:rPr>
          <w:color w:val="222222"/>
          <w:rtl w:val="0"/>
        </w:rPr>
        <w:t xml:space="preserve">        </w:t>
        <w:tab/>
        <w:tab/>
        <w:t xml:space="preserve">set flag = 0;</w:t>
      </w:r>
    </w:p>
    <w:p w:rsidR="00000000" w:rsidDel="00000000" w:rsidP="00000000" w:rsidRDefault="00000000" w:rsidRPr="00000000" w14:paraId="00000300">
      <w:pPr>
        <w:ind w:left="720" w:firstLine="0"/>
        <w:rPr>
          <w:color w:val="222222"/>
        </w:rPr>
      </w:pPr>
      <w:r w:rsidDel="00000000" w:rsidR="00000000" w:rsidRPr="00000000">
        <w:rPr>
          <w:color w:val="222222"/>
          <w:rtl w:val="0"/>
        </w:rPr>
        <w:tab/>
        <w:tab/>
        <w:t xml:space="preserve">end if;</w:t>
      </w:r>
    </w:p>
    <w:p w:rsidR="00000000" w:rsidDel="00000000" w:rsidP="00000000" w:rsidRDefault="00000000" w:rsidRPr="00000000" w14:paraId="00000301">
      <w:pPr>
        <w:ind w:left="720" w:firstLine="0"/>
        <w:rPr>
          <w:color w:val="222222"/>
        </w:rPr>
      </w:pPr>
      <w:r w:rsidDel="00000000" w:rsidR="00000000" w:rsidRPr="00000000">
        <w:rPr>
          <w:color w:val="222222"/>
          <w:rtl w:val="0"/>
        </w:rPr>
        <w:tab/>
        <w:t xml:space="preserve">else</w:t>
      </w:r>
    </w:p>
    <w:p w:rsidR="00000000" w:rsidDel="00000000" w:rsidP="00000000" w:rsidRDefault="00000000" w:rsidRPr="00000000" w14:paraId="00000302">
      <w:pPr>
        <w:ind w:left="720" w:firstLine="0"/>
        <w:rPr>
          <w:color w:val="222222"/>
        </w:rPr>
      </w:pPr>
      <w:r w:rsidDel="00000000" w:rsidR="00000000" w:rsidRPr="00000000">
        <w:rPr>
          <w:color w:val="222222"/>
          <w:rtl w:val="0"/>
        </w:rPr>
        <w:tab/>
        <w:tab/>
        <w:t xml:space="preserve">set flag = 0;</w:t>
      </w:r>
    </w:p>
    <w:p w:rsidR="00000000" w:rsidDel="00000000" w:rsidP="00000000" w:rsidRDefault="00000000" w:rsidRPr="00000000" w14:paraId="00000303">
      <w:pPr>
        <w:ind w:left="720" w:firstLine="0"/>
        <w:rPr>
          <w:color w:val="222222"/>
        </w:rPr>
      </w:pPr>
      <w:r w:rsidDel="00000000" w:rsidR="00000000" w:rsidRPr="00000000">
        <w:rPr>
          <w:color w:val="222222"/>
          <w:rtl w:val="0"/>
        </w:rPr>
        <w:tab/>
        <w:t xml:space="preserve">end if;</w:t>
      </w:r>
    </w:p>
    <w:p w:rsidR="00000000" w:rsidDel="00000000" w:rsidP="00000000" w:rsidRDefault="00000000" w:rsidRPr="00000000" w14:paraId="00000304">
      <w:pPr>
        <w:ind w:left="720" w:firstLine="0"/>
        <w:rPr>
          <w:color w:val="222222"/>
        </w:rPr>
      </w:pPr>
      <w:r w:rsidDel="00000000" w:rsidR="00000000" w:rsidRPr="00000000">
        <w:rPr>
          <w:color w:val="222222"/>
          <w:rtl w:val="0"/>
        </w:rPr>
        <w:t xml:space="preserve">END$$</w:t>
      </w:r>
    </w:p>
    <w:p w:rsidR="00000000" w:rsidDel="00000000" w:rsidP="00000000" w:rsidRDefault="00000000" w:rsidRPr="00000000" w14:paraId="00000305">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306">
      <w:pPr>
        <w:ind w:left="720" w:firstLine="0"/>
        <w:rPr>
          <w:color w:val="222222"/>
        </w:rPr>
      </w:pPr>
      <w:r w:rsidDel="00000000" w:rsidR="00000000" w:rsidRPr="00000000">
        <w:rPr>
          <w:rtl w:val="0"/>
        </w:rPr>
      </w:r>
    </w:p>
    <w:p w:rsidR="00000000" w:rsidDel="00000000" w:rsidP="00000000" w:rsidRDefault="00000000" w:rsidRPr="00000000" w14:paraId="00000307">
      <w:pPr>
        <w:ind w:left="720" w:firstLine="0"/>
        <w:rPr>
          <w:color w:val="222222"/>
        </w:rPr>
      </w:pPr>
      <w:r w:rsidDel="00000000" w:rsidR="00000000" w:rsidRPr="00000000">
        <w:rPr>
          <w:rtl w:val="0"/>
        </w:rPr>
      </w:r>
    </w:p>
    <w:p w:rsidR="00000000" w:rsidDel="00000000" w:rsidP="00000000" w:rsidRDefault="00000000" w:rsidRPr="00000000" w14:paraId="00000308">
      <w:pPr>
        <w:ind w:left="720" w:firstLine="0"/>
        <w:rPr>
          <w:color w:val="222222"/>
        </w:rPr>
      </w:pPr>
      <w:r w:rsidDel="00000000" w:rsidR="00000000" w:rsidRPr="00000000">
        <w:rPr>
          <w:rtl w:val="0"/>
        </w:rPr>
      </w:r>
    </w:p>
    <w:p w:rsidR="00000000" w:rsidDel="00000000" w:rsidP="00000000" w:rsidRDefault="00000000" w:rsidRPr="00000000" w14:paraId="00000309">
      <w:pPr>
        <w:ind w:left="720" w:firstLine="0"/>
        <w:rPr>
          <w:color w:val="222222"/>
        </w:rPr>
      </w:pPr>
      <w:r w:rsidDel="00000000" w:rsidR="00000000" w:rsidRPr="00000000">
        <w:rPr>
          <w:rtl w:val="0"/>
        </w:rPr>
      </w:r>
    </w:p>
    <w:p w:rsidR="00000000" w:rsidDel="00000000" w:rsidP="00000000" w:rsidRDefault="00000000" w:rsidRPr="00000000" w14:paraId="0000030A">
      <w:pPr>
        <w:ind w:left="720" w:firstLine="0"/>
        <w:rPr>
          <w:color w:val="222222"/>
        </w:rPr>
      </w:pPr>
      <w:r w:rsidDel="00000000" w:rsidR="00000000" w:rsidRPr="00000000">
        <w:rPr>
          <w:rtl w:val="0"/>
        </w:rPr>
      </w:r>
    </w:p>
    <w:p w:rsidR="00000000" w:rsidDel="00000000" w:rsidP="00000000" w:rsidRDefault="00000000" w:rsidRPr="00000000" w14:paraId="0000030B">
      <w:pPr>
        <w:ind w:left="720" w:firstLine="0"/>
        <w:rPr>
          <w:color w:val="222222"/>
        </w:rPr>
      </w:pPr>
      <w:r w:rsidDel="00000000" w:rsidR="00000000" w:rsidRPr="00000000">
        <w:rPr>
          <w:rtl w:val="0"/>
        </w:rPr>
      </w:r>
    </w:p>
    <w:p w:rsidR="00000000" w:rsidDel="00000000" w:rsidP="00000000" w:rsidRDefault="00000000" w:rsidRPr="00000000" w14:paraId="0000030C">
      <w:pPr>
        <w:ind w:left="720" w:firstLine="0"/>
        <w:rPr>
          <w:color w:val="222222"/>
        </w:rPr>
      </w:pPr>
      <w:r w:rsidDel="00000000" w:rsidR="00000000" w:rsidRPr="00000000">
        <w:rPr>
          <w:rtl w:val="0"/>
        </w:rPr>
      </w:r>
    </w:p>
    <w:p w:rsidR="00000000" w:rsidDel="00000000" w:rsidP="00000000" w:rsidRDefault="00000000" w:rsidRPr="00000000" w14:paraId="0000030D">
      <w:pPr>
        <w:ind w:left="720" w:firstLine="0"/>
        <w:rPr>
          <w:color w:val="222222"/>
        </w:rPr>
      </w:pPr>
      <w:r w:rsidDel="00000000" w:rsidR="00000000" w:rsidRPr="00000000">
        <w:rPr>
          <w:rtl w:val="0"/>
        </w:rPr>
      </w:r>
    </w:p>
    <w:p w:rsidR="00000000" w:rsidDel="00000000" w:rsidP="00000000" w:rsidRDefault="00000000" w:rsidRPr="00000000" w14:paraId="0000030E">
      <w:pPr>
        <w:ind w:left="720" w:firstLine="0"/>
        <w:rPr>
          <w:color w:val="222222"/>
        </w:rPr>
      </w:pPr>
      <w:r w:rsidDel="00000000" w:rsidR="00000000" w:rsidRPr="00000000">
        <w:rPr>
          <w:rtl w:val="0"/>
        </w:rPr>
      </w:r>
    </w:p>
    <w:p w:rsidR="00000000" w:rsidDel="00000000" w:rsidP="00000000" w:rsidRDefault="00000000" w:rsidRPr="00000000" w14:paraId="0000030F">
      <w:pPr>
        <w:ind w:left="720" w:firstLine="0"/>
        <w:rPr>
          <w:color w:val="222222"/>
        </w:rPr>
      </w:pPr>
      <w:r w:rsidDel="00000000" w:rsidR="00000000" w:rsidRPr="00000000">
        <w:rPr>
          <w:rtl w:val="0"/>
        </w:rPr>
      </w:r>
    </w:p>
    <w:p w:rsidR="00000000" w:rsidDel="00000000" w:rsidP="00000000" w:rsidRDefault="00000000" w:rsidRPr="00000000" w14:paraId="00000310">
      <w:pPr>
        <w:ind w:left="720" w:firstLine="0"/>
        <w:rPr>
          <w:color w:val="222222"/>
        </w:rPr>
      </w:pPr>
      <w:r w:rsidDel="00000000" w:rsidR="00000000" w:rsidRPr="00000000">
        <w:rPr>
          <w:rtl w:val="0"/>
        </w:rPr>
      </w:r>
    </w:p>
    <w:p w:rsidR="00000000" w:rsidDel="00000000" w:rsidP="00000000" w:rsidRDefault="00000000" w:rsidRPr="00000000" w14:paraId="00000311">
      <w:pPr>
        <w:ind w:left="720" w:firstLine="0"/>
        <w:rPr>
          <w:color w:val="222222"/>
        </w:rPr>
      </w:pPr>
      <w:r w:rsidDel="00000000" w:rsidR="00000000" w:rsidRPr="00000000">
        <w:rPr>
          <w:rtl w:val="0"/>
        </w:rPr>
      </w:r>
    </w:p>
    <w:p w:rsidR="00000000" w:rsidDel="00000000" w:rsidP="00000000" w:rsidRDefault="00000000" w:rsidRPr="00000000" w14:paraId="00000312">
      <w:pPr>
        <w:ind w:left="720" w:firstLine="0"/>
        <w:rPr>
          <w:color w:val="222222"/>
        </w:rPr>
      </w:pPr>
      <w:r w:rsidDel="00000000" w:rsidR="00000000" w:rsidRPr="00000000">
        <w:rPr>
          <w:rtl w:val="0"/>
        </w:rPr>
      </w:r>
    </w:p>
    <w:p w:rsidR="00000000" w:rsidDel="00000000" w:rsidP="00000000" w:rsidRDefault="00000000" w:rsidRPr="00000000" w14:paraId="00000313">
      <w:pPr>
        <w:ind w:left="0" w:firstLine="0"/>
        <w:rPr>
          <w:color w:val="222222"/>
        </w:rPr>
      </w:pPr>
      <w:r w:rsidDel="00000000" w:rsidR="00000000" w:rsidRPr="00000000">
        <w:rPr>
          <w:rtl w:val="0"/>
        </w:rPr>
      </w:r>
    </w:p>
    <w:p w:rsidR="00000000" w:rsidDel="00000000" w:rsidP="00000000" w:rsidRDefault="00000000" w:rsidRPr="00000000" w14:paraId="00000314">
      <w:pPr>
        <w:ind w:left="720" w:firstLine="0"/>
        <w:rPr>
          <w:color w:val="222222"/>
        </w:rPr>
      </w:pPr>
      <w:r w:rsidDel="00000000" w:rsidR="00000000" w:rsidRPr="00000000">
        <w:rPr>
          <w:rtl w:val="0"/>
        </w:rPr>
      </w:r>
    </w:p>
    <w:p w:rsidR="00000000" w:rsidDel="00000000" w:rsidP="00000000" w:rsidRDefault="00000000" w:rsidRPr="00000000" w14:paraId="00000315">
      <w:pPr>
        <w:ind w:left="720" w:firstLine="0"/>
        <w:rPr>
          <w:color w:val="222222"/>
        </w:rPr>
      </w:pPr>
      <w:r w:rsidDel="00000000" w:rsidR="00000000" w:rsidRPr="00000000">
        <w:rPr>
          <w:b w:val="1"/>
          <w:color w:val="222222"/>
          <w:rtl w:val="0"/>
        </w:rPr>
        <w:t xml:space="preserve">Screenshot: </w:t>
      </w:r>
      <w:r w:rsidDel="00000000" w:rsidR="00000000" w:rsidRPr="00000000">
        <w:rPr>
          <w:color w:val="222222"/>
          <w:rtl w:val="0"/>
        </w:rPr>
        <w:t xml:space="preserve"> displays invalid when done registration with invalid constraints of password</w:t>
      </w:r>
    </w:p>
    <w:p w:rsidR="00000000" w:rsidDel="00000000" w:rsidP="00000000" w:rsidRDefault="00000000" w:rsidRPr="00000000" w14:paraId="00000316">
      <w:pPr>
        <w:ind w:left="720" w:firstLine="0"/>
        <w:rPr>
          <w:color w:val="222222"/>
        </w:rPr>
      </w:pPr>
      <w:r w:rsidDel="00000000" w:rsidR="00000000" w:rsidRPr="00000000">
        <w:rPr>
          <w:color w:val="222222"/>
        </w:rPr>
        <w:drawing>
          <wp:inline distB="114300" distT="114300" distL="114300" distR="114300">
            <wp:extent cx="4719638" cy="2673005"/>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719638" cy="26730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17">
      <w:pPr>
        <w:numPr>
          <w:ilvl w:val="0"/>
          <w:numId w:val="1"/>
        </w:numPr>
        <w:ind w:left="1440" w:hanging="360"/>
        <w:rPr>
          <w:color w:val="222222"/>
        </w:rPr>
      </w:pPr>
      <w:r w:rsidDel="00000000" w:rsidR="00000000" w:rsidRPr="00000000">
        <w:rPr>
          <w:b w:val="1"/>
          <w:sz w:val="28"/>
          <w:szCs w:val="28"/>
          <w:rtl w:val="0"/>
        </w:rPr>
        <w:t xml:space="preserve">Registration: </w:t>
      </w:r>
      <w:r w:rsidDel="00000000" w:rsidR="00000000" w:rsidRPr="00000000">
        <w:rPr>
          <w:sz w:val="28"/>
          <w:szCs w:val="28"/>
          <w:rtl w:val="0"/>
        </w:rPr>
        <w:t xml:space="preserve">As soon as a customer registers, the details are inserted into the registration,customer and account tables. Also, the initial wallet balance is set in the wallet table.</w:t>
      </w:r>
      <w:r w:rsidDel="00000000" w:rsidR="00000000" w:rsidRPr="00000000">
        <w:rPr>
          <w:rtl w:val="0"/>
        </w:rPr>
      </w:r>
    </w:p>
    <w:p w:rsidR="00000000" w:rsidDel="00000000" w:rsidP="00000000" w:rsidRDefault="00000000" w:rsidRPr="00000000" w14:paraId="00000318">
      <w:pPr>
        <w:ind w:left="1440" w:firstLine="0"/>
        <w:rPr>
          <w:b w:val="1"/>
          <w:sz w:val="28"/>
          <w:szCs w:val="28"/>
        </w:rPr>
      </w:pPr>
      <w:r w:rsidDel="00000000" w:rsidR="00000000" w:rsidRPr="00000000">
        <w:rPr>
          <w:rtl w:val="0"/>
        </w:rPr>
      </w:r>
    </w:p>
    <w:p w:rsidR="00000000" w:rsidDel="00000000" w:rsidP="00000000" w:rsidRDefault="00000000" w:rsidRPr="00000000" w14:paraId="00000319">
      <w:pPr>
        <w:ind w:left="1440" w:firstLine="0"/>
        <w:rPr>
          <w:b w:val="1"/>
          <w:sz w:val="28"/>
          <w:szCs w:val="28"/>
        </w:rPr>
      </w:pPr>
      <w:r w:rsidDel="00000000" w:rsidR="00000000" w:rsidRPr="00000000">
        <w:rPr>
          <w:rtl w:val="0"/>
        </w:rPr>
      </w:r>
    </w:p>
    <w:p w:rsidR="00000000" w:rsidDel="00000000" w:rsidP="00000000" w:rsidRDefault="00000000" w:rsidRPr="00000000" w14:paraId="0000031A">
      <w:pPr>
        <w:ind w:left="1440" w:firstLine="0"/>
        <w:rPr>
          <w:sz w:val="28"/>
          <w:szCs w:val="28"/>
        </w:rPr>
      </w:pPr>
      <w:r w:rsidDel="00000000" w:rsidR="00000000" w:rsidRPr="00000000">
        <w:rPr>
          <w:sz w:val="28"/>
          <w:szCs w:val="28"/>
          <w:rtl w:val="0"/>
        </w:rPr>
        <w:t xml:space="preserve">Code:</w:t>
      </w:r>
    </w:p>
    <w:p w:rsidR="00000000" w:rsidDel="00000000" w:rsidP="00000000" w:rsidRDefault="00000000" w:rsidRPr="00000000" w14:paraId="0000031B">
      <w:pPr>
        <w:ind w:left="1440" w:firstLine="0"/>
        <w:rPr/>
      </w:pPr>
      <w:r w:rsidDel="00000000" w:rsidR="00000000" w:rsidRPr="00000000">
        <w:rPr>
          <w:rtl w:val="0"/>
        </w:rPr>
        <w:t xml:space="preserve">DELIMITER $$</w:t>
      </w:r>
    </w:p>
    <w:p w:rsidR="00000000" w:rsidDel="00000000" w:rsidP="00000000" w:rsidRDefault="00000000" w:rsidRPr="00000000" w14:paraId="0000031C">
      <w:pPr>
        <w:ind w:left="1440" w:firstLine="0"/>
        <w:rPr/>
      </w:pPr>
      <w:r w:rsidDel="00000000" w:rsidR="00000000" w:rsidRPr="00000000">
        <w:rPr>
          <w:rtl w:val="0"/>
        </w:rPr>
        <w:t xml:space="preserve">CREATE DEFINER=`root`@`localhost` PROCEDURE `register1`(IN `username` VARCHAR(50), IN `name` VARCHAR(20), IN `password1` VARCHAR(20), IN `phone` CHAR(10), IN `premium_member1` CHAR(1), IN `role1` CHAR(1))</w:t>
      </w:r>
    </w:p>
    <w:p w:rsidR="00000000" w:rsidDel="00000000" w:rsidP="00000000" w:rsidRDefault="00000000" w:rsidRPr="00000000" w14:paraId="0000031D">
      <w:pPr>
        <w:ind w:left="1440" w:firstLine="0"/>
        <w:rPr/>
      </w:pPr>
      <w:r w:rsidDel="00000000" w:rsidR="00000000" w:rsidRPr="00000000">
        <w:rPr>
          <w:rtl w:val="0"/>
        </w:rPr>
        <w:t xml:space="preserve">BEGIN</w:t>
      </w:r>
    </w:p>
    <w:p w:rsidR="00000000" w:rsidDel="00000000" w:rsidP="00000000" w:rsidRDefault="00000000" w:rsidRPr="00000000" w14:paraId="0000031E">
      <w:pPr>
        <w:ind w:left="1440" w:firstLine="0"/>
        <w:rPr/>
      </w:pPr>
      <w:r w:rsidDel="00000000" w:rsidR="00000000" w:rsidRPr="00000000">
        <w:rPr>
          <w:rtl w:val="0"/>
        </w:rPr>
        <w:tab/>
        <w:t xml:space="preserve">DECLARE id int(5);</w:t>
      </w:r>
    </w:p>
    <w:p w:rsidR="00000000" w:rsidDel="00000000" w:rsidP="00000000" w:rsidRDefault="00000000" w:rsidRPr="00000000" w14:paraId="0000031F">
      <w:pPr>
        <w:ind w:left="1440" w:firstLine="0"/>
        <w:rPr/>
      </w:pPr>
      <w:r w:rsidDel="00000000" w:rsidR="00000000" w:rsidRPr="00000000">
        <w:rPr>
          <w:rtl w:val="0"/>
        </w:rPr>
        <w:tab/>
        <w:t xml:space="preserve">INSERT INTO registration(username, premium_member,registration_time) VALUES (username, premium_member1,CURRENT_TIMESTAMP);</w:t>
      </w:r>
    </w:p>
    <w:p w:rsidR="00000000" w:rsidDel="00000000" w:rsidP="00000000" w:rsidRDefault="00000000" w:rsidRPr="00000000" w14:paraId="00000320">
      <w:pPr>
        <w:ind w:left="1440" w:firstLine="0"/>
        <w:rPr/>
      </w:pPr>
      <w:r w:rsidDel="00000000" w:rsidR="00000000" w:rsidRPr="00000000">
        <w:rPr>
          <w:rtl w:val="0"/>
        </w:rPr>
      </w:r>
    </w:p>
    <w:p w:rsidR="00000000" w:rsidDel="00000000" w:rsidP="00000000" w:rsidRDefault="00000000" w:rsidRPr="00000000" w14:paraId="00000321">
      <w:pPr>
        <w:ind w:left="1440" w:firstLine="0"/>
        <w:rPr/>
      </w:pPr>
      <w:r w:rsidDel="00000000" w:rsidR="00000000" w:rsidRPr="00000000">
        <w:rPr>
          <w:rtl w:val="0"/>
        </w:rPr>
        <w:t xml:space="preserve"> </w:t>
        <w:tab/>
        <w:t xml:space="preserve">INSERT INTO customer(customer_name, contact, email) VALUES (name, phone, username);</w:t>
      </w:r>
    </w:p>
    <w:p w:rsidR="00000000" w:rsidDel="00000000" w:rsidP="00000000" w:rsidRDefault="00000000" w:rsidRPr="00000000" w14:paraId="00000322">
      <w:pPr>
        <w:ind w:left="1440" w:firstLine="0"/>
        <w:rPr/>
      </w:pPr>
      <w:r w:rsidDel="00000000" w:rsidR="00000000" w:rsidRPr="00000000">
        <w:rPr>
          <w:rtl w:val="0"/>
        </w:rPr>
      </w:r>
    </w:p>
    <w:p w:rsidR="00000000" w:rsidDel="00000000" w:rsidP="00000000" w:rsidRDefault="00000000" w:rsidRPr="00000000" w14:paraId="00000323">
      <w:pPr>
        <w:ind w:left="1440" w:firstLine="0"/>
        <w:rPr/>
      </w:pPr>
      <w:r w:rsidDel="00000000" w:rsidR="00000000" w:rsidRPr="00000000">
        <w:rPr>
          <w:rtl w:val="0"/>
        </w:rPr>
        <w:tab/>
        <w:t xml:space="preserve">SET id = (select customer.customer_id from customer where customer.email=username);</w:t>
      </w:r>
    </w:p>
    <w:p w:rsidR="00000000" w:rsidDel="00000000" w:rsidP="00000000" w:rsidRDefault="00000000" w:rsidRPr="00000000" w14:paraId="00000324">
      <w:pPr>
        <w:ind w:left="1440" w:firstLine="0"/>
        <w:rPr/>
      </w:pPr>
      <w:r w:rsidDel="00000000" w:rsidR="00000000" w:rsidRPr="00000000">
        <w:rPr>
          <w:rtl w:val="0"/>
        </w:rPr>
        <w:tab/>
        <w:t xml:space="preserve">INSERT INTO wallet(customer_id,wallet_balance) values(id,100000);</w:t>
      </w:r>
    </w:p>
    <w:p w:rsidR="00000000" w:rsidDel="00000000" w:rsidP="00000000" w:rsidRDefault="00000000" w:rsidRPr="00000000" w14:paraId="00000325">
      <w:pPr>
        <w:ind w:left="1440" w:firstLine="0"/>
        <w:rPr/>
      </w:pPr>
      <w:r w:rsidDel="00000000" w:rsidR="00000000" w:rsidRPr="00000000">
        <w:rPr>
          <w:rtl w:val="0"/>
        </w:rPr>
      </w:r>
    </w:p>
    <w:p w:rsidR="00000000" w:rsidDel="00000000" w:rsidP="00000000" w:rsidRDefault="00000000" w:rsidRPr="00000000" w14:paraId="00000326">
      <w:pPr>
        <w:ind w:left="1440" w:firstLine="0"/>
        <w:rPr/>
      </w:pPr>
      <w:r w:rsidDel="00000000" w:rsidR="00000000" w:rsidRPr="00000000">
        <w:rPr>
          <w:rtl w:val="0"/>
        </w:rPr>
        <w:tab/>
        <w:t xml:space="preserve">INSERT INTO account(account.username, account.password, account.role) VALUES (username, password1, role1);</w:t>
      </w:r>
    </w:p>
    <w:p w:rsidR="00000000" w:rsidDel="00000000" w:rsidP="00000000" w:rsidRDefault="00000000" w:rsidRPr="00000000" w14:paraId="00000327">
      <w:pPr>
        <w:ind w:left="1440" w:firstLine="0"/>
        <w:rPr/>
      </w:pPr>
      <w:r w:rsidDel="00000000" w:rsidR="00000000" w:rsidRPr="00000000">
        <w:rPr>
          <w:rtl w:val="0"/>
        </w:rPr>
        <w:tab/>
      </w:r>
    </w:p>
    <w:p w:rsidR="00000000" w:rsidDel="00000000" w:rsidP="00000000" w:rsidRDefault="00000000" w:rsidRPr="00000000" w14:paraId="00000328">
      <w:pPr>
        <w:ind w:left="1440" w:firstLine="0"/>
        <w:rPr/>
      </w:pPr>
      <w:r w:rsidDel="00000000" w:rsidR="00000000" w:rsidRPr="00000000">
        <w:rPr>
          <w:rtl w:val="0"/>
        </w:rPr>
        <w:t xml:space="preserve">END$$</w:t>
      </w:r>
    </w:p>
    <w:p w:rsidR="00000000" w:rsidDel="00000000" w:rsidP="00000000" w:rsidRDefault="00000000" w:rsidRPr="00000000" w14:paraId="00000329">
      <w:pPr>
        <w:ind w:left="1440" w:firstLine="0"/>
        <w:rPr/>
      </w:pPr>
      <w:r w:rsidDel="00000000" w:rsidR="00000000" w:rsidRPr="00000000">
        <w:rPr>
          <w:rtl w:val="0"/>
        </w:rPr>
        <w:t xml:space="preserve">DELIMITER ;</w:t>
      </w:r>
    </w:p>
    <w:p w:rsidR="00000000" w:rsidDel="00000000" w:rsidP="00000000" w:rsidRDefault="00000000" w:rsidRPr="00000000" w14:paraId="0000032A">
      <w:pPr>
        <w:ind w:left="1440" w:firstLine="0"/>
        <w:rPr/>
      </w:pPr>
      <w:r w:rsidDel="00000000" w:rsidR="00000000" w:rsidRPr="00000000">
        <w:rPr>
          <w:rtl w:val="0"/>
        </w:rPr>
      </w:r>
    </w:p>
    <w:p w:rsidR="00000000" w:rsidDel="00000000" w:rsidP="00000000" w:rsidRDefault="00000000" w:rsidRPr="00000000" w14:paraId="0000032B">
      <w:pPr>
        <w:ind w:left="1440" w:firstLine="0"/>
        <w:rPr/>
      </w:pPr>
      <w:r w:rsidDel="00000000" w:rsidR="00000000" w:rsidRPr="00000000">
        <w:rPr>
          <w:rtl w:val="0"/>
        </w:rPr>
      </w:r>
    </w:p>
    <w:p w:rsidR="00000000" w:rsidDel="00000000" w:rsidP="00000000" w:rsidRDefault="00000000" w:rsidRPr="00000000" w14:paraId="0000032C">
      <w:pPr>
        <w:ind w:left="1440" w:firstLine="0"/>
        <w:rPr/>
      </w:pPr>
      <w:r w:rsidDel="00000000" w:rsidR="00000000" w:rsidRPr="00000000">
        <w:rPr>
          <w:rtl w:val="0"/>
        </w:rPr>
      </w:r>
    </w:p>
    <w:p w:rsidR="00000000" w:rsidDel="00000000" w:rsidP="00000000" w:rsidRDefault="00000000" w:rsidRPr="00000000" w14:paraId="0000032D">
      <w:pPr>
        <w:ind w:left="1440" w:firstLine="0"/>
        <w:rPr/>
      </w:pPr>
      <w:r w:rsidDel="00000000" w:rsidR="00000000" w:rsidRPr="00000000">
        <w:rPr>
          <w:rtl w:val="0"/>
        </w:rPr>
      </w:r>
    </w:p>
    <w:p w:rsidR="00000000" w:rsidDel="00000000" w:rsidP="00000000" w:rsidRDefault="00000000" w:rsidRPr="00000000" w14:paraId="0000032E">
      <w:pPr>
        <w:ind w:left="1440" w:firstLine="0"/>
        <w:rPr/>
      </w:pPr>
      <w:r w:rsidDel="00000000" w:rsidR="00000000" w:rsidRPr="00000000">
        <w:rPr>
          <w:rtl w:val="0"/>
        </w:rPr>
      </w:r>
    </w:p>
    <w:p w:rsidR="00000000" w:rsidDel="00000000" w:rsidP="00000000" w:rsidRDefault="00000000" w:rsidRPr="00000000" w14:paraId="0000032F">
      <w:pPr>
        <w:ind w:left="1440" w:firstLine="0"/>
        <w:rPr/>
      </w:pPr>
      <w:r w:rsidDel="00000000" w:rsidR="00000000" w:rsidRPr="00000000">
        <w:rPr>
          <w:rtl w:val="0"/>
        </w:rPr>
      </w:r>
    </w:p>
    <w:p w:rsidR="00000000" w:rsidDel="00000000" w:rsidP="00000000" w:rsidRDefault="00000000" w:rsidRPr="00000000" w14:paraId="00000330">
      <w:pPr>
        <w:ind w:left="1440" w:firstLine="0"/>
        <w:rPr/>
      </w:pPr>
      <w:r w:rsidDel="00000000" w:rsidR="00000000" w:rsidRPr="00000000">
        <w:rPr>
          <w:rtl w:val="0"/>
        </w:rPr>
      </w:r>
    </w:p>
    <w:p w:rsidR="00000000" w:rsidDel="00000000" w:rsidP="00000000" w:rsidRDefault="00000000" w:rsidRPr="00000000" w14:paraId="00000331">
      <w:pPr>
        <w:ind w:left="1440" w:firstLine="0"/>
        <w:rPr/>
      </w:pPr>
      <w:r w:rsidDel="00000000" w:rsidR="00000000" w:rsidRPr="00000000">
        <w:rPr>
          <w:rtl w:val="0"/>
        </w:rPr>
      </w:r>
    </w:p>
    <w:p w:rsidR="00000000" w:rsidDel="00000000" w:rsidP="00000000" w:rsidRDefault="00000000" w:rsidRPr="00000000" w14:paraId="00000332">
      <w:pPr>
        <w:ind w:left="1440" w:firstLine="0"/>
        <w:rPr/>
      </w:pPr>
      <w:r w:rsidDel="00000000" w:rsidR="00000000" w:rsidRPr="00000000">
        <w:rPr>
          <w:rtl w:val="0"/>
        </w:rPr>
      </w:r>
    </w:p>
    <w:p w:rsidR="00000000" w:rsidDel="00000000" w:rsidP="00000000" w:rsidRDefault="00000000" w:rsidRPr="00000000" w14:paraId="00000333">
      <w:pPr>
        <w:ind w:left="1440" w:firstLine="0"/>
        <w:rPr/>
      </w:pPr>
      <w:r w:rsidDel="00000000" w:rsidR="00000000" w:rsidRPr="00000000">
        <w:rPr>
          <w:rtl w:val="0"/>
        </w:rPr>
      </w:r>
    </w:p>
    <w:p w:rsidR="00000000" w:rsidDel="00000000" w:rsidP="00000000" w:rsidRDefault="00000000" w:rsidRPr="00000000" w14:paraId="00000334">
      <w:pPr>
        <w:ind w:left="1440" w:firstLine="0"/>
        <w:rPr/>
      </w:pPr>
      <w:r w:rsidDel="00000000" w:rsidR="00000000" w:rsidRPr="00000000">
        <w:rPr>
          <w:rtl w:val="0"/>
        </w:rPr>
      </w:r>
    </w:p>
    <w:p w:rsidR="00000000" w:rsidDel="00000000" w:rsidP="00000000" w:rsidRDefault="00000000" w:rsidRPr="00000000" w14:paraId="00000335">
      <w:pPr>
        <w:ind w:left="1440" w:firstLine="0"/>
        <w:rPr/>
      </w:pPr>
      <w:r w:rsidDel="00000000" w:rsidR="00000000" w:rsidRPr="00000000">
        <w:rPr>
          <w:rtl w:val="0"/>
        </w:rPr>
      </w:r>
    </w:p>
    <w:p w:rsidR="00000000" w:rsidDel="00000000" w:rsidP="00000000" w:rsidRDefault="00000000" w:rsidRPr="00000000" w14:paraId="00000336">
      <w:pPr>
        <w:ind w:left="1440" w:firstLine="0"/>
        <w:rPr/>
      </w:pPr>
      <w:r w:rsidDel="00000000" w:rsidR="00000000" w:rsidRPr="00000000">
        <w:rPr>
          <w:rtl w:val="0"/>
        </w:rPr>
      </w:r>
    </w:p>
    <w:p w:rsidR="00000000" w:rsidDel="00000000" w:rsidP="00000000" w:rsidRDefault="00000000" w:rsidRPr="00000000" w14:paraId="00000337">
      <w:pPr>
        <w:ind w:left="1440" w:firstLine="0"/>
        <w:rPr/>
      </w:pPr>
      <w:r w:rsidDel="00000000" w:rsidR="00000000" w:rsidRPr="00000000">
        <w:rPr>
          <w:b w:val="1"/>
          <w:rtl w:val="0"/>
        </w:rPr>
        <w:t xml:space="preserve">Screenshot: </w:t>
      </w:r>
      <w:r w:rsidDel="00000000" w:rsidR="00000000" w:rsidRPr="00000000">
        <w:rPr>
          <w:rtl w:val="0"/>
        </w:rPr>
        <w:t xml:space="preserve">Enter details into registration, account, customer and sets a minimum balance for wallet balance of that particular customer.</w:t>
      </w:r>
    </w:p>
    <w:p w:rsidR="00000000" w:rsidDel="00000000" w:rsidP="00000000" w:rsidRDefault="00000000" w:rsidRPr="00000000" w14:paraId="00000338">
      <w:pPr>
        <w:ind w:left="1440" w:firstLine="0"/>
        <w:rPr/>
      </w:pPr>
      <w:r w:rsidDel="00000000" w:rsidR="00000000" w:rsidRPr="00000000">
        <w:rPr>
          <w:rtl w:val="0"/>
        </w:rPr>
      </w:r>
    </w:p>
    <w:p w:rsidR="00000000" w:rsidDel="00000000" w:rsidP="00000000" w:rsidRDefault="00000000" w:rsidRPr="00000000" w14:paraId="00000339">
      <w:pPr>
        <w:ind w:left="720" w:firstLine="0"/>
        <w:rPr>
          <w:color w:val="222222"/>
        </w:rPr>
      </w:pPr>
      <w:r w:rsidDel="00000000" w:rsidR="00000000" w:rsidRPr="00000000">
        <w:rPr>
          <w:color w:val="222222"/>
        </w:rPr>
        <w:drawing>
          <wp:inline distB="114300" distT="114300" distL="114300" distR="114300">
            <wp:extent cx="4652963" cy="2521092"/>
            <wp:effectExtent b="0" l="0" r="0" t="0"/>
            <wp:docPr id="1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652963" cy="2521092"/>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ind w:left="720" w:firstLine="0"/>
        <w:rPr>
          <w:color w:val="222222"/>
        </w:rPr>
      </w:pPr>
      <w:r w:rsidDel="00000000" w:rsidR="00000000" w:rsidRPr="00000000">
        <w:rPr>
          <w:rtl w:val="0"/>
        </w:rPr>
      </w:r>
    </w:p>
    <w:p w:rsidR="00000000" w:rsidDel="00000000" w:rsidP="00000000" w:rsidRDefault="00000000" w:rsidRPr="00000000" w14:paraId="0000033B">
      <w:pPr>
        <w:ind w:left="720" w:firstLine="0"/>
        <w:rPr>
          <w:color w:val="222222"/>
        </w:rPr>
      </w:pPr>
      <w:r w:rsidDel="00000000" w:rsidR="00000000" w:rsidRPr="00000000">
        <w:rPr>
          <w:rtl w:val="0"/>
        </w:rPr>
      </w:r>
    </w:p>
    <w:p w:rsidR="00000000" w:rsidDel="00000000" w:rsidP="00000000" w:rsidRDefault="00000000" w:rsidRPr="00000000" w14:paraId="0000033C">
      <w:pPr>
        <w:ind w:left="720" w:firstLine="0"/>
        <w:rPr>
          <w:color w:val="222222"/>
        </w:rPr>
      </w:pPr>
      <w:r w:rsidDel="00000000" w:rsidR="00000000" w:rsidRPr="00000000">
        <w:rPr>
          <w:rtl w:val="0"/>
        </w:rPr>
      </w:r>
    </w:p>
    <w:p w:rsidR="00000000" w:rsidDel="00000000" w:rsidP="00000000" w:rsidRDefault="00000000" w:rsidRPr="00000000" w14:paraId="0000033D">
      <w:pPr>
        <w:ind w:left="720" w:firstLine="0"/>
        <w:rPr>
          <w:color w:val="222222"/>
        </w:rPr>
      </w:pPr>
      <w:r w:rsidDel="00000000" w:rsidR="00000000" w:rsidRPr="00000000">
        <w:rPr>
          <w:rtl w:val="0"/>
        </w:rPr>
      </w:r>
    </w:p>
    <w:p w:rsidR="00000000" w:rsidDel="00000000" w:rsidP="00000000" w:rsidRDefault="00000000" w:rsidRPr="00000000" w14:paraId="0000033E">
      <w:pPr>
        <w:ind w:left="720" w:firstLine="0"/>
        <w:rPr>
          <w:color w:val="222222"/>
        </w:rPr>
      </w:pPr>
      <w:r w:rsidDel="00000000" w:rsidR="00000000" w:rsidRPr="00000000">
        <w:rPr>
          <w:rtl w:val="0"/>
        </w:rPr>
      </w:r>
    </w:p>
    <w:p w:rsidR="00000000" w:rsidDel="00000000" w:rsidP="00000000" w:rsidRDefault="00000000" w:rsidRPr="00000000" w14:paraId="0000033F">
      <w:pPr>
        <w:ind w:left="720" w:firstLine="0"/>
        <w:rPr>
          <w:color w:val="222222"/>
        </w:rPr>
      </w:pPr>
      <w:r w:rsidDel="00000000" w:rsidR="00000000" w:rsidRPr="00000000">
        <w:rPr>
          <w:rtl w:val="0"/>
        </w:rPr>
      </w:r>
    </w:p>
    <w:p w:rsidR="00000000" w:rsidDel="00000000" w:rsidP="00000000" w:rsidRDefault="00000000" w:rsidRPr="00000000" w14:paraId="00000340">
      <w:pPr>
        <w:ind w:left="720" w:firstLine="0"/>
        <w:rPr>
          <w:color w:val="222222"/>
        </w:rPr>
      </w:pPr>
      <w:r w:rsidDel="00000000" w:rsidR="00000000" w:rsidRPr="00000000">
        <w:rPr>
          <w:rtl w:val="0"/>
        </w:rPr>
      </w:r>
    </w:p>
    <w:p w:rsidR="00000000" w:rsidDel="00000000" w:rsidP="00000000" w:rsidRDefault="00000000" w:rsidRPr="00000000" w14:paraId="00000341">
      <w:pPr>
        <w:ind w:left="720" w:firstLine="0"/>
        <w:rPr>
          <w:color w:val="222222"/>
        </w:rPr>
      </w:pPr>
      <w:r w:rsidDel="00000000" w:rsidR="00000000" w:rsidRPr="00000000">
        <w:rPr>
          <w:rtl w:val="0"/>
        </w:rPr>
      </w:r>
    </w:p>
    <w:p w:rsidR="00000000" w:rsidDel="00000000" w:rsidP="00000000" w:rsidRDefault="00000000" w:rsidRPr="00000000" w14:paraId="00000342">
      <w:pPr>
        <w:ind w:left="720" w:firstLine="0"/>
        <w:rPr>
          <w:color w:val="222222"/>
        </w:rPr>
      </w:pPr>
      <w:r w:rsidDel="00000000" w:rsidR="00000000" w:rsidRPr="00000000">
        <w:rPr>
          <w:rtl w:val="0"/>
        </w:rPr>
      </w:r>
    </w:p>
    <w:p w:rsidR="00000000" w:rsidDel="00000000" w:rsidP="00000000" w:rsidRDefault="00000000" w:rsidRPr="00000000" w14:paraId="00000343">
      <w:pPr>
        <w:ind w:left="720" w:firstLine="0"/>
        <w:rPr>
          <w:color w:val="222222"/>
        </w:rPr>
      </w:pPr>
      <w:r w:rsidDel="00000000" w:rsidR="00000000" w:rsidRPr="00000000">
        <w:rPr>
          <w:rtl w:val="0"/>
        </w:rPr>
      </w:r>
    </w:p>
    <w:p w:rsidR="00000000" w:rsidDel="00000000" w:rsidP="00000000" w:rsidRDefault="00000000" w:rsidRPr="00000000" w14:paraId="00000344">
      <w:pPr>
        <w:ind w:left="720" w:firstLine="0"/>
        <w:rPr>
          <w:color w:val="222222"/>
        </w:rPr>
      </w:pPr>
      <w:r w:rsidDel="00000000" w:rsidR="00000000" w:rsidRPr="00000000">
        <w:rPr>
          <w:rtl w:val="0"/>
        </w:rPr>
      </w:r>
    </w:p>
    <w:p w:rsidR="00000000" w:rsidDel="00000000" w:rsidP="00000000" w:rsidRDefault="00000000" w:rsidRPr="00000000" w14:paraId="00000345">
      <w:pPr>
        <w:ind w:left="720" w:firstLine="0"/>
        <w:rPr>
          <w:color w:val="222222"/>
        </w:rPr>
      </w:pPr>
      <w:r w:rsidDel="00000000" w:rsidR="00000000" w:rsidRPr="00000000">
        <w:rPr>
          <w:rtl w:val="0"/>
        </w:rPr>
      </w:r>
    </w:p>
    <w:p w:rsidR="00000000" w:rsidDel="00000000" w:rsidP="00000000" w:rsidRDefault="00000000" w:rsidRPr="00000000" w14:paraId="00000346">
      <w:pPr>
        <w:ind w:left="720" w:firstLine="0"/>
        <w:rPr>
          <w:color w:val="222222"/>
        </w:rPr>
      </w:pPr>
      <w:r w:rsidDel="00000000" w:rsidR="00000000" w:rsidRPr="00000000">
        <w:rPr>
          <w:rtl w:val="0"/>
        </w:rPr>
      </w:r>
    </w:p>
    <w:p w:rsidR="00000000" w:rsidDel="00000000" w:rsidP="00000000" w:rsidRDefault="00000000" w:rsidRPr="00000000" w14:paraId="00000347">
      <w:pPr>
        <w:ind w:left="720" w:firstLine="0"/>
        <w:rPr>
          <w:color w:val="222222"/>
        </w:rPr>
      </w:pPr>
      <w:r w:rsidDel="00000000" w:rsidR="00000000" w:rsidRPr="00000000">
        <w:rPr>
          <w:rtl w:val="0"/>
        </w:rPr>
      </w:r>
    </w:p>
    <w:p w:rsidR="00000000" w:rsidDel="00000000" w:rsidP="00000000" w:rsidRDefault="00000000" w:rsidRPr="00000000" w14:paraId="00000348">
      <w:pPr>
        <w:ind w:left="720" w:firstLine="0"/>
        <w:rPr>
          <w:color w:val="222222"/>
        </w:rPr>
      </w:pPr>
      <w:r w:rsidDel="00000000" w:rsidR="00000000" w:rsidRPr="00000000">
        <w:rPr>
          <w:rtl w:val="0"/>
        </w:rPr>
      </w:r>
    </w:p>
    <w:p w:rsidR="00000000" w:rsidDel="00000000" w:rsidP="00000000" w:rsidRDefault="00000000" w:rsidRPr="00000000" w14:paraId="00000349">
      <w:pPr>
        <w:ind w:left="720" w:firstLine="0"/>
        <w:rPr>
          <w:color w:val="222222"/>
        </w:rPr>
      </w:pPr>
      <w:r w:rsidDel="00000000" w:rsidR="00000000" w:rsidRPr="00000000">
        <w:rPr>
          <w:rtl w:val="0"/>
        </w:rPr>
      </w:r>
    </w:p>
    <w:p w:rsidR="00000000" w:rsidDel="00000000" w:rsidP="00000000" w:rsidRDefault="00000000" w:rsidRPr="00000000" w14:paraId="0000034A">
      <w:pPr>
        <w:ind w:left="720" w:firstLine="0"/>
        <w:rPr>
          <w:color w:val="222222"/>
        </w:rPr>
      </w:pPr>
      <w:r w:rsidDel="00000000" w:rsidR="00000000" w:rsidRPr="00000000">
        <w:rPr>
          <w:rtl w:val="0"/>
        </w:rPr>
      </w:r>
    </w:p>
    <w:p w:rsidR="00000000" w:rsidDel="00000000" w:rsidP="00000000" w:rsidRDefault="00000000" w:rsidRPr="00000000" w14:paraId="0000034B">
      <w:pPr>
        <w:ind w:left="720" w:firstLine="0"/>
        <w:rPr>
          <w:color w:val="222222"/>
        </w:rPr>
      </w:pPr>
      <w:r w:rsidDel="00000000" w:rsidR="00000000" w:rsidRPr="00000000">
        <w:rPr>
          <w:rtl w:val="0"/>
        </w:rPr>
      </w:r>
    </w:p>
    <w:p w:rsidR="00000000" w:rsidDel="00000000" w:rsidP="00000000" w:rsidRDefault="00000000" w:rsidRPr="00000000" w14:paraId="0000034C">
      <w:pPr>
        <w:ind w:left="720" w:firstLine="0"/>
        <w:rPr>
          <w:color w:val="222222"/>
        </w:rPr>
      </w:pPr>
      <w:r w:rsidDel="00000000" w:rsidR="00000000" w:rsidRPr="00000000">
        <w:rPr>
          <w:rtl w:val="0"/>
        </w:rPr>
      </w:r>
    </w:p>
    <w:p w:rsidR="00000000" w:rsidDel="00000000" w:rsidP="00000000" w:rsidRDefault="00000000" w:rsidRPr="00000000" w14:paraId="0000034D">
      <w:pPr>
        <w:ind w:left="720" w:firstLine="0"/>
        <w:rPr>
          <w:color w:val="222222"/>
        </w:rPr>
      </w:pPr>
      <w:r w:rsidDel="00000000" w:rsidR="00000000" w:rsidRPr="00000000">
        <w:rPr>
          <w:rtl w:val="0"/>
        </w:rPr>
      </w:r>
    </w:p>
    <w:p w:rsidR="00000000" w:rsidDel="00000000" w:rsidP="00000000" w:rsidRDefault="00000000" w:rsidRPr="00000000" w14:paraId="0000034E">
      <w:pPr>
        <w:ind w:left="720" w:firstLine="0"/>
        <w:rPr>
          <w:color w:val="222222"/>
        </w:rPr>
      </w:pPr>
      <w:r w:rsidDel="00000000" w:rsidR="00000000" w:rsidRPr="00000000">
        <w:rPr>
          <w:rtl w:val="0"/>
        </w:rPr>
      </w:r>
    </w:p>
    <w:p w:rsidR="00000000" w:rsidDel="00000000" w:rsidP="00000000" w:rsidRDefault="00000000" w:rsidRPr="00000000" w14:paraId="0000034F">
      <w:pPr>
        <w:ind w:left="720" w:firstLine="0"/>
        <w:rPr>
          <w:color w:val="222222"/>
        </w:rPr>
      </w:pPr>
      <w:r w:rsidDel="00000000" w:rsidR="00000000" w:rsidRPr="00000000">
        <w:rPr>
          <w:rtl w:val="0"/>
        </w:rPr>
      </w:r>
    </w:p>
    <w:p w:rsidR="00000000" w:rsidDel="00000000" w:rsidP="00000000" w:rsidRDefault="00000000" w:rsidRPr="00000000" w14:paraId="00000350">
      <w:pPr>
        <w:ind w:left="720" w:firstLine="0"/>
        <w:rPr>
          <w:color w:val="222222"/>
        </w:rPr>
      </w:pPr>
      <w:r w:rsidDel="00000000" w:rsidR="00000000" w:rsidRPr="00000000">
        <w:rPr>
          <w:rtl w:val="0"/>
        </w:rPr>
      </w:r>
    </w:p>
    <w:p w:rsidR="00000000" w:rsidDel="00000000" w:rsidP="00000000" w:rsidRDefault="00000000" w:rsidRPr="00000000" w14:paraId="00000351">
      <w:pPr>
        <w:ind w:left="720" w:firstLine="0"/>
        <w:rPr>
          <w:color w:val="222222"/>
        </w:rPr>
      </w:pPr>
      <w:r w:rsidDel="00000000" w:rsidR="00000000" w:rsidRPr="00000000">
        <w:rPr>
          <w:rtl w:val="0"/>
        </w:rPr>
      </w:r>
    </w:p>
    <w:p w:rsidR="00000000" w:rsidDel="00000000" w:rsidP="00000000" w:rsidRDefault="00000000" w:rsidRPr="00000000" w14:paraId="00000352">
      <w:pPr>
        <w:ind w:left="720" w:firstLine="0"/>
        <w:rPr>
          <w:color w:val="222222"/>
        </w:rPr>
      </w:pPr>
      <w:r w:rsidDel="00000000" w:rsidR="00000000" w:rsidRPr="00000000">
        <w:rPr>
          <w:rtl w:val="0"/>
        </w:rPr>
      </w:r>
    </w:p>
    <w:p w:rsidR="00000000" w:rsidDel="00000000" w:rsidP="00000000" w:rsidRDefault="00000000" w:rsidRPr="00000000" w14:paraId="00000353">
      <w:pPr>
        <w:numPr>
          <w:ilvl w:val="0"/>
          <w:numId w:val="1"/>
        </w:numPr>
        <w:ind w:left="1440" w:hanging="360"/>
        <w:rPr/>
      </w:pPr>
      <w:r w:rsidDel="00000000" w:rsidR="00000000" w:rsidRPr="00000000">
        <w:rPr>
          <w:b w:val="1"/>
          <w:sz w:val="28"/>
          <w:szCs w:val="28"/>
          <w:rtl w:val="0"/>
        </w:rPr>
        <w:t xml:space="preserve">User Login:</w:t>
      </w:r>
      <w:r w:rsidDel="00000000" w:rsidR="00000000" w:rsidRPr="00000000">
        <w:rPr>
          <w:sz w:val="28"/>
          <w:szCs w:val="28"/>
          <w:rtl w:val="0"/>
        </w:rPr>
        <w:t xml:space="preserve"> This procedure checks whether the entered username and password of user exist or not. </w:t>
      </w:r>
      <w:r w:rsidDel="00000000" w:rsidR="00000000" w:rsidRPr="00000000">
        <w:rPr>
          <w:rtl w:val="0"/>
        </w:rPr>
      </w:r>
    </w:p>
    <w:p w:rsidR="00000000" w:rsidDel="00000000" w:rsidP="00000000" w:rsidRDefault="00000000" w:rsidRPr="00000000" w14:paraId="00000354">
      <w:pPr>
        <w:ind w:left="720" w:firstLine="0"/>
        <w:rPr>
          <w:sz w:val="28"/>
          <w:szCs w:val="28"/>
        </w:rPr>
      </w:pPr>
      <w:r w:rsidDel="00000000" w:rsidR="00000000" w:rsidRPr="00000000">
        <w:rPr>
          <w:sz w:val="28"/>
          <w:szCs w:val="28"/>
          <w:rtl w:val="0"/>
        </w:rPr>
        <w:t xml:space="preserve">Code:</w:t>
      </w:r>
    </w:p>
    <w:p w:rsidR="00000000" w:rsidDel="00000000" w:rsidP="00000000" w:rsidRDefault="00000000" w:rsidRPr="00000000" w14:paraId="00000355">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356">
      <w:pPr>
        <w:ind w:left="720" w:firstLine="0"/>
        <w:rPr>
          <w:color w:val="222222"/>
        </w:rPr>
      </w:pPr>
      <w:r w:rsidDel="00000000" w:rsidR="00000000" w:rsidRPr="00000000">
        <w:rPr>
          <w:color w:val="222222"/>
          <w:rtl w:val="0"/>
        </w:rPr>
        <w:t xml:space="preserve">CREATE DEFINER=`root`@`localhost` PROCEDURE `user_login`(IN `username1` VARCHAR(50), IN `pass` VARCHAR(30), OUT `flag` INT)</w:t>
      </w:r>
    </w:p>
    <w:p w:rsidR="00000000" w:rsidDel="00000000" w:rsidP="00000000" w:rsidRDefault="00000000" w:rsidRPr="00000000" w14:paraId="00000357">
      <w:pPr>
        <w:ind w:left="720" w:firstLine="0"/>
        <w:rPr>
          <w:color w:val="222222"/>
        </w:rPr>
      </w:pPr>
      <w:r w:rsidDel="00000000" w:rsidR="00000000" w:rsidRPr="00000000">
        <w:rPr>
          <w:color w:val="222222"/>
          <w:rtl w:val="0"/>
        </w:rPr>
        <w:t xml:space="preserve">BEGIN</w:t>
      </w:r>
    </w:p>
    <w:p w:rsidR="00000000" w:rsidDel="00000000" w:rsidP="00000000" w:rsidRDefault="00000000" w:rsidRPr="00000000" w14:paraId="00000358">
      <w:pPr>
        <w:ind w:left="720" w:firstLine="0"/>
        <w:rPr>
          <w:color w:val="222222"/>
        </w:rPr>
      </w:pPr>
      <w:r w:rsidDel="00000000" w:rsidR="00000000" w:rsidRPr="00000000">
        <w:rPr>
          <w:color w:val="222222"/>
          <w:rtl w:val="0"/>
        </w:rPr>
        <w:t xml:space="preserve">        DECLARE b int;</w:t>
      </w:r>
    </w:p>
    <w:p w:rsidR="00000000" w:rsidDel="00000000" w:rsidP="00000000" w:rsidRDefault="00000000" w:rsidRPr="00000000" w14:paraId="00000359">
      <w:pPr>
        <w:ind w:left="720" w:firstLine="0"/>
        <w:rPr>
          <w:color w:val="222222"/>
        </w:rPr>
      </w:pPr>
      <w:r w:rsidDel="00000000" w:rsidR="00000000" w:rsidRPr="00000000">
        <w:rPr>
          <w:color w:val="222222"/>
          <w:rtl w:val="0"/>
        </w:rPr>
        <w:t xml:space="preserve">        DECLARE a varchar(50);</w:t>
      </w:r>
    </w:p>
    <w:p w:rsidR="00000000" w:rsidDel="00000000" w:rsidP="00000000" w:rsidRDefault="00000000" w:rsidRPr="00000000" w14:paraId="0000035A">
      <w:pPr>
        <w:ind w:left="720" w:firstLine="0"/>
        <w:rPr>
          <w:color w:val="222222"/>
        </w:rPr>
      </w:pPr>
      <w:r w:rsidDel="00000000" w:rsidR="00000000" w:rsidRPr="00000000">
        <w:rPr>
          <w:color w:val="222222"/>
          <w:rtl w:val="0"/>
        </w:rPr>
        <w:tab/>
        <w:t xml:space="preserve">DECLARE c varchar(30);</w:t>
      </w:r>
    </w:p>
    <w:p w:rsidR="00000000" w:rsidDel="00000000" w:rsidP="00000000" w:rsidRDefault="00000000" w:rsidRPr="00000000" w14:paraId="0000035B">
      <w:pPr>
        <w:ind w:left="720" w:firstLine="0"/>
        <w:rPr>
          <w:color w:val="222222"/>
        </w:rPr>
      </w:pPr>
      <w:r w:rsidDel="00000000" w:rsidR="00000000" w:rsidRPr="00000000">
        <w:rPr>
          <w:color w:val="222222"/>
          <w:rtl w:val="0"/>
        </w:rPr>
        <w:t xml:space="preserve"> </w:t>
        <w:tab/>
        <w:t xml:space="preserve">DECLARE cur1 CURSOR FOR SELECT account.username,account.password FROM account where role='C';</w:t>
      </w:r>
    </w:p>
    <w:p w:rsidR="00000000" w:rsidDel="00000000" w:rsidP="00000000" w:rsidRDefault="00000000" w:rsidRPr="00000000" w14:paraId="0000035C">
      <w:pPr>
        <w:ind w:left="720" w:firstLine="0"/>
        <w:rPr>
          <w:color w:val="222222"/>
        </w:rPr>
      </w:pPr>
      <w:r w:rsidDel="00000000" w:rsidR="00000000" w:rsidRPr="00000000">
        <w:rPr>
          <w:color w:val="222222"/>
          <w:rtl w:val="0"/>
        </w:rPr>
        <w:t xml:space="preserve">        DECLARE CONTINUE HANDLER FOR NOT FOUND SET b = 1;</w:t>
      </w:r>
    </w:p>
    <w:p w:rsidR="00000000" w:rsidDel="00000000" w:rsidP="00000000" w:rsidRDefault="00000000" w:rsidRPr="00000000" w14:paraId="0000035D">
      <w:pPr>
        <w:ind w:left="720" w:firstLine="0"/>
        <w:rPr>
          <w:color w:val="222222"/>
        </w:rPr>
      </w:pPr>
      <w:r w:rsidDel="00000000" w:rsidR="00000000" w:rsidRPr="00000000">
        <w:rPr>
          <w:color w:val="222222"/>
          <w:rtl w:val="0"/>
        </w:rPr>
        <w:t xml:space="preserve">        SET b = 0;</w:t>
      </w:r>
    </w:p>
    <w:p w:rsidR="00000000" w:rsidDel="00000000" w:rsidP="00000000" w:rsidRDefault="00000000" w:rsidRPr="00000000" w14:paraId="0000035E">
      <w:pPr>
        <w:ind w:left="720" w:firstLine="0"/>
        <w:rPr>
          <w:color w:val="222222"/>
        </w:rPr>
      </w:pPr>
      <w:r w:rsidDel="00000000" w:rsidR="00000000" w:rsidRPr="00000000">
        <w:rPr>
          <w:color w:val="222222"/>
          <w:rtl w:val="0"/>
        </w:rPr>
        <w:t xml:space="preserve">        SET flag = 0;        </w:t>
      </w:r>
    </w:p>
    <w:p w:rsidR="00000000" w:rsidDel="00000000" w:rsidP="00000000" w:rsidRDefault="00000000" w:rsidRPr="00000000" w14:paraId="0000035F">
      <w:pPr>
        <w:ind w:left="720" w:firstLine="0"/>
        <w:rPr>
          <w:color w:val="222222"/>
        </w:rPr>
      </w:pPr>
      <w:r w:rsidDel="00000000" w:rsidR="00000000" w:rsidRPr="00000000">
        <w:rPr>
          <w:color w:val="222222"/>
          <w:rtl w:val="0"/>
        </w:rPr>
        <w:t xml:space="preserve">        OPEN cur1;  </w:t>
      </w:r>
    </w:p>
    <w:p w:rsidR="00000000" w:rsidDel="00000000" w:rsidP="00000000" w:rsidRDefault="00000000" w:rsidRPr="00000000" w14:paraId="00000360">
      <w:pPr>
        <w:ind w:left="720" w:firstLine="0"/>
        <w:rPr>
          <w:color w:val="222222"/>
        </w:rPr>
      </w:pPr>
      <w:r w:rsidDel="00000000" w:rsidR="00000000" w:rsidRPr="00000000">
        <w:rPr>
          <w:color w:val="222222"/>
          <w:rtl w:val="0"/>
        </w:rPr>
        <w:t xml:space="preserve">        FETCH cur1 INTO a,c;</w:t>
      </w:r>
    </w:p>
    <w:p w:rsidR="00000000" w:rsidDel="00000000" w:rsidP="00000000" w:rsidRDefault="00000000" w:rsidRPr="00000000" w14:paraId="00000361">
      <w:pPr>
        <w:ind w:left="720" w:firstLine="0"/>
        <w:rPr>
          <w:color w:val="222222"/>
        </w:rPr>
      </w:pPr>
      <w:r w:rsidDel="00000000" w:rsidR="00000000" w:rsidRPr="00000000">
        <w:rPr>
          <w:color w:val="222222"/>
          <w:rtl w:val="0"/>
        </w:rPr>
        <w:t xml:space="preserve">        WHILE b = 0 DO</w:t>
      </w:r>
    </w:p>
    <w:p w:rsidR="00000000" w:rsidDel="00000000" w:rsidP="00000000" w:rsidRDefault="00000000" w:rsidRPr="00000000" w14:paraId="00000362">
      <w:pPr>
        <w:ind w:left="720" w:firstLine="0"/>
        <w:rPr>
          <w:color w:val="222222"/>
        </w:rPr>
      </w:pPr>
      <w:r w:rsidDel="00000000" w:rsidR="00000000" w:rsidRPr="00000000">
        <w:rPr>
          <w:color w:val="222222"/>
          <w:rtl w:val="0"/>
        </w:rPr>
        <w:t xml:space="preserve">        if (a=username1) and (c=pass) then</w:t>
      </w:r>
    </w:p>
    <w:p w:rsidR="00000000" w:rsidDel="00000000" w:rsidP="00000000" w:rsidRDefault="00000000" w:rsidRPr="00000000" w14:paraId="00000363">
      <w:pPr>
        <w:ind w:left="720" w:firstLine="0"/>
        <w:rPr>
          <w:color w:val="222222"/>
        </w:rPr>
      </w:pPr>
      <w:r w:rsidDel="00000000" w:rsidR="00000000" w:rsidRPr="00000000">
        <w:rPr>
          <w:color w:val="222222"/>
          <w:rtl w:val="0"/>
        </w:rPr>
        <w:tab/>
        <w:tab/>
        <w:tab/>
        <w:t xml:space="preserve">set flag = 1;</w:t>
      </w:r>
    </w:p>
    <w:p w:rsidR="00000000" w:rsidDel="00000000" w:rsidP="00000000" w:rsidRDefault="00000000" w:rsidRPr="00000000" w14:paraId="00000364">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365">
      <w:pPr>
        <w:ind w:left="720" w:firstLine="0"/>
        <w:rPr>
          <w:color w:val="222222"/>
        </w:rPr>
      </w:pPr>
      <w:r w:rsidDel="00000000" w:rsidR="00000000" w:rsidRPr="00000000">
        <w:rPr>
          <w:color w:val="222222"/>
          <w:rtl w:val="0"/>
        </w:rPr>
        <w:tab/>
        <w:t xml:space="preserve">    end if;</w:t>
      </w:r>
    </w:p>
    <w:p w:rsidR="00000000" w:rsidDel="00000000" w:rsidP="00000000" w:rsidRDefault="00000000" w:rsidRPr="00000000" w14:paraId="00000366">
      <w:pPr>
        <w:ind w:left="720" w:firstLine="0"/>
        <w:rPr>
          <w:color w:val="222222"/>
        </w:rPr>
      </w:pPr>
      <w:r w:rsidDel="00000000" w:rsidR="00000000" w:rsidRPr="00000000">
        <w:rPr>
          <w:color w:val="222222"/>
          <w:rtl w:val="0"/>
        </w:rPr>
        <w:t xml:space="preserve">        FETCH cur1 INTO a,c;</w:t>
      </w:r>
    </w:p>
    <w:p w:rsidR="00000000" w:rsidDel="00000000" w:rsidP="00000000" w:rsidRDefault="00000000" w:rsidRPr="00000000" w14:paraId="00000367">
      <w:pPr>
        <w:ind w:left="720" w:firstLine="0"/>
        <w:rPr>
          <w:color w:val="222222"/>
        </w:rPr>
      </w:pPr>
      <w:r w:rsidDel="00000000" w:rsidR="00000000" w:rsidRPr="00000000">
        <w:rPr>
          <w:color w:val="222222"/>
          <w:rtl w:val="0"/>
        </w:rPr>
        <w:t xml:space="preserve">        END WHILE;</w:t>
      </w:r>
    </w:p>
    <w:p w:rsidR="00000000" w:rsidDel="00000000" w:rsidP="00000000" w:rsidRDefault="00000000" w:rsidRPr="00000000" w14:paraId="00000368">
      <w:pPr>
        <w:ind w:left="720" w:firstLine="0"/>
        <w:rPr>
          <w:color w:val="222222"/>
        </w:rPr>
      </w:pPr>
      <w:r w:rsidDel="00000000" w:rsidR="00000000" w:rsidRPr="00000000">
        <w:rPr>
          <w:color w:val="222222"/>
          <w:rtl w:val="0"/>
        </w:rPr>
        <w:t xml:space="preserve">        CLOSE cur1;</w:t>
      </w:r>
    </w:p>
    <w:p w:rsidR="00000000" w:rsidDel="00000000" w:rsidP="00000000" w:rsidRDefault="00000000" w:rsidRPr="00000000" w14:paraId="00000369">
      <w:pPr>
        <w:ind w:left="720" w:firstLine="0"/>
        <w:rPr>
          <w:color w:val="222222"/>
        </w:rPr>
      </w:pPr>
      <w:r w:rsidDel="00000000" w:rsidR="00000000" w:rsidRPr="00000000">
        <w:rPr>
          <w:color w:val="222222"/>
          <w:rtl w:val="0"/>
        </w:rPr>
        <w:t xml:space="preserve">END$$</w:t>
      </w:r>
    </w:p>
    <w:p w:rsidR="00000000" w:rsidDel="00000000" w:rsidP="00000000" w:rsidRDefault="00000000" w:rsidRPr="00000000" w14:paraId="0000036A">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36B">
      <w:pPr>
        <w:ind w:left="720" w:firstLine="0"/>
        <w:rPr>
          <w:color w:val="222222"/>
        </w:rPr>
      </w:pPr>
      <w:r w:rsidDel="00000000" w:rsidR="00000000" w:rsidRPr="00000000">
        <w:rPr>
          <w:rtl w:val="0"/>
        </w:rPr>
      </w:r>
    </w:p>
    <w:p w:rsidR="00000000" w:rsidDel="00000000" w:rsidP="00000000" w:rsidRDefault="00000000" w:rsidRPr="00000000" w14:paraId="0000036C">
      <w:pPr>
        <w:ind w:left="720" w:firstLine="0"/>
        <w:rPr>
          <w:color w:val="222222"/>
        </w:rPr>
      </w:pPr>
      <w:r w:rsidDel="00000000" w:rsidR="00000000" w:rsidRPr="00000000">
        <w:rPr>
          <w:rtl w:val="0"/>
        </w:rPr>
      </w:r>
    </w:p>
    <w:p w:rsidR="00000000" w:rsidDel="00000000" w:rsidP="00000000" w:rsidRDefault="00000000" w:rsidRPr="00000000" w14:paraId="0000036D">
      <w:pPr>
        <w:ind w:left="720" w:firstLine="0"/>
        <w:rPr>
          <w:color w:val="222222"/>
        </w:rPr>
      </w:pPr>
      <w:r w:rsidDel="00000000" w:rsidR="00000000" w:rsidRPr="00000000">
        <w:rPr>
          <w:rtl w:val="0"/>
        </w:rPr>
      </w:r>
    </w:p>
    <w:p w:rsidR="00000000" w:rsidDel="00000000" w:rsidP="00000000" w:rsidRDefault="00000000" w:rsidRPr="00000000" w14:paraId="0000036E">
      <w:pPr>
        <w:ind w:left="720" w:firstLine="0"/>
        <w:rPr>
          <w:color w:val="222222"/>
        </w:rPr>
      </w:pPr>
      <w:r w:rsidDel="00000000" w:rsidR="00000000" w:rsidRPr="00000000">
        <w:rPr>
          <w:rtl w:val="0"/>
        </w:rPr>
      </w:r>
    </w:p>
    <w:p w:rsidR="00000000" w:rsidDel="00000000" w:rsidP="00000000" w:rsidRDefault="00000000" w:rsidRPr="00000000" w14:paraId="0000036F">
      <w:pPr>
        <w:ind w:left="720" w:firstLine="0"/>
        <w:rPr>
          <w:color w:val="222222"/>
        </w:rPr>
      </w:pPr>
      <w:r w:rsidDel="00000000" w:rsidR="00000000" w:rsidRPr="00000000">
        <w:rPr>
          <w:rtl w:val="0"/>
        </w:rPr>
      </w:r>
    </w:p>
    <w:p w:rsidR="00000000" w:rsidDel="00000000" w:rsidP="00000000" w:rsidRDefault="00000000" w:rsidRPr="00000000" w14:paraId="00000370">
      <w:pPr>
        <w:ind w:left="720" w:firstLine="0"/>
        <w:rPr>
          <w:color w:val="222222"/>
        </w:rPr>
      </w:pPr>
      <w:r w:rsidDel="00000000" w:rsidR="00000000" w:rsidRPr="00000000">
        <w:rPr>
          <w:rtl w:val="0"/>
        </w:rPr>
      </w:r>
    </w:p>
    <w:p w:rsidR="00000000" w:rsidDel="00000000" w:rsidP="00000000" w:rsidRDefault="00000000" w:rsidRPr="00000000" w14:paraId="00000371">
      <w:pPr>
        <w:ind w:left="720" w:firstLine="0"/>
        <w:rPr>
          <w:color w:val="222222"/>
        </w:rPr>
      </w:pPr>
      <w:r w:rsidDel="00000000" w:rsidR="00000000" w:rsidRPr="00000000">
        <w:rPr>
          <w:rtl w:val="0"/>
        </w:rPr>
      </w:r>
    </w:p>
    <w:p w:rsidR="00000000" w:rsidDel="00000000" w:rsidP="00000000" w:rsidRDefault="00000000" w:rsidRPr="00000000" w14:paraId="00000372">
      <w:pPr>
        <w:ind w:left="720" w:firstLine="0"/>
        <w:rPr>
          <w:color w:val="222222"/>
        </w:rPr>
      </w:pPr>
      <w:r w:rsidDel="00000000" w:rsidR="00000000" w:rsidRPr="00000000">
        <w:rPr>
          <w:rtl w:val="0"/>
        </w:rPr>
      </w:r>
    </w:p>
    <w:p w:rsidR="00000000" w:rsidDel="00000000" w:rsidP="00000000" w:rsidRDefault="00000000" w:rsidRPr="00000000" w14:paraId="00000373">
      <w:pPr>
        <w:ind w:left="720" w:firstLine="0"/>
        <w:rPr>
          <w:color w:val="222222"/>
        </w:rPr>
      </w:pPr>
      <w:r w:rsidDel="00000000" w:rsidR="00000000" w:rsidRPr="00000000">
        <w:rPr>
          <w:rtl w:val="0"/>
        </w:rPr>
      </w:r>
    </w:p>
    <w:p w:rsidR="00000000" w:rsidDel="00000000" w:rsidP="00000000" w:rsidRDefault="00000000" w:rsidRPr="00000000" w14:paraId="00000374">
      <w:pPr>
        <w:ind w:left="720" w:firstLine="0"/>
        <w:rPr>
          <w:color w:val="222222"/>
        </w:rPr>
      </w:pPr>
      <w:r w:rsidDel="00000000" w:rsidR="00000000" w:rsidRPr="00000000">
        <w:rPr>
          <w:rtl w:val="0"/>
        </w:rPr>
      </w:r>
    </w:p>
    <w:p w:rsidR="00000000" w:rsidDel="00000000" w:rsidP="00000000" w:rsidRDefault="00000000" w:rsidRPr="00000000" w14:paraId="00000375">
      <w:pPr>
        <w:ind w:left="720" w:firstLine="0"/>
        <w:rPr>
          <w:color w:val="222222"/>
        </w:rPr>
      </w:pPr>
      <w:r w:rsidDel="00000000" w:rsidR="00000000" w:rsidRPr="00000000">
        <w:rPr>
          <w:rtl w:val="0"/>
        </w:rPr>
      </w:r>
    </w:p>
    <w:p w:rsidR="00000000" w:rsidDel="00000000" w:rsidP="00000000" w:rsidRDefault="00000000" w:rsidRPr="00000000" w14:paraId="00000376">
      <w:pPr>
        <w:ind w:left="720" w:firstLine="0"/>
        <w:rPr>
          <w:color w:val="222222"/>
        </w:rPr>
      </w:pPr>
      <w:r w:rsidDel="00000000" w:rsidR="00000000" w:rsidRPr="00000000">
        <w:rPr>
          <w:rtl w:val="0"/>
        </w:rPr>
      </w:r>
    </w:p>
    <w:p w:rsidR="00000000" w:rsidDel="00000000" w:rsidP="00000000" w:rsidRDefault="00000000" w:rsidRPr="00000000" w14:paraId="00000377">
      <w:pPr>
        <w:ind w:left="720" w:firstLine="0"/>
        <w:rPr>
          <w:color w:val="222222"/>
        </w:rPr>
      </w:pPr>
      <w:r w:rsidDel="00000000" w:rsidR="00000000" w:rsidRPr="00000000">
        <w:rPr>
          <w:rtl w:val="0"/>
        </w:rPr>
      </w:r>
    </w:p>
    <w:p w:rsidR="00000000" w:rsidDel="00000000" w:rsidP="00000000" w:rsidRDefault="00000000" w:rsidRPr="00000000" w14:paraId="00000378">
      <w:pPr>
        <w:ind w:left="720" w:firstLine="0"/>
        <w:rPr>
          <w:color w:val="222222"/>
        </w:rPr>
      </w:pPr>
      <w:r w:rsidDel="00000000" w:rsidR="00000000" w:rsidRPr="00000000">
        <w:rPr>
          <w:rtl w:val="0"/>
        </w:rPr>
      </w:r>
    </w:p>
    <w:p w:rsidR="00000000" w:rsidDel="00000000" w:rsidP="00000000" w:rsidRDefault="00000000" w:rsidRPr="00000000" w14:paraId="00000379">
      <w:pPr>
        <w:ind w:left="720" w:firstLine="0"/>
        <w:rPr>
          <w:color w:val="222222"/>
        </w:rPr>
      </w:pPr>
      <w:r w:rsidDel="00000000" w:rsidR="00000000" w:rsidRPr="00000000">
        <w:rPr>
          <w:rtl w:val="0"/>
        </w:rPr>
      </w:r>
    </w:p>
    <w:p w:rsidR="00000000" w:rsidDel="00000000" w:rsidP="00000000" w:rsidRDefault="00000000" w:rsidRPr="00000000" w14:paraId="0000037A">
      <w:pPr>
        <w:ind w:left="720" w:firstLine="0"/>
        <w:rPr>
          <w:color w:val="222222"/>
        </w:rPr>
      </w:pPr>
      <w:r w:rsidDel="00000000" w:rsidR="00000000" w:rsidRPr="00000000">
        <w:rPr>
          <w:rtl w:val="0"/>
        </w:rPr>
      </w:r>
    </w:p>
    <w:p w:rsidR="00000000" w:rsidDel="00000000" w:rsidP="00000000" w:rsidRDefault="00000000" w:rsidRPr="00000000" w14:paraId="0000037B">
      <w:pPr>
        <w:ind w:left="720" w:firstLine="0"/>
        <w:rPr>
          <w:color w:val="222222"/>
        </w:rPr>
      </w:pPr>
      <w:r w:rsidDel="00000000" w:rsidR="00000000" w:rsidRPr="00000000">
        <w:rPr>
          <w:rtl w:val="0"/>
        </w:rPr>
      </w:r>
    </w:p>
    <w:p w:rsidR="00000000" w:rsidDel="00000000" w:rsidP="00000000" w:rsidRDefault="00000000" w:rsidRPr="00000000" w14:paraId="0000037C">
      <w:pPr>
        <w:ind w:left="720" w:firstLine="0"/>
        <w:rPr>
          <w:color w:val="222222"/>
        </w:rPr>
      </w:pPr>
      <w:r w:rsidDel="00000000" w:rsidR="00000000" w:rsidRPr="00000000">
        <w:rPr>
          <w:b w:val="1"/>
          <w:color w:val="222222"/>
          <w:rtl w:val="0"/>
        </w:rPr>
        <w:t xml:space="preserve">Screenshot: </w:t>
      </w:r>
      <w:r w:rsidDel="00000000" w:rsidR="00000000" w:rsidRPr="00000000">
        <w:rPr>
          <w:color w:val="222222"/>
          <w:rtl w:val="0"/>
        </w:rPr>
        <w:t xml:space="preserve">It checks whether the username and password matches with the registered details and lets the user log in if it is correct.</w:t>
      </w:r>
    </w:p>
    <w:p w:rsidR="00000000" w:rsidDel="00000000" w:rsidP="00000000" w:rsidRDefault="00000000" w:rsidRPr="00000000" w14:paraId="0000037D">
      <w:pPr>
        <w:ind w:left="720" w:firstLine="0"/>
        <w:rPr>
          <w:color w:val="222222"/>
        </w:rPr>
      </w:pPr>
      <w:r w:rsidDel="00000000" w:rsidR="00000000" w:rsidRPr="00000000">
        <w:rPr>
          <w:rtl w:val="0"/>
        </w:rPr>
      </w:r>
    </w:p>
    <w:p w:rsidR="00000000" w:rsidDel="00000000" w:rsidP="00000000" w:rsidRDefault="00000000" w:rsidRPr="00000000" w14:paraId="0000037E">
      <w:pPr>
        <w:ind w:left="720" w:firstLine="0"/>
        <w:rPr>
          <w:color w:val="222222"/>
        </w:rPr>
      </w:pPr>
      <w:r w:rsidDel="00000000" w:rsidR="00000000" w:rsidRPr="00000000">
        <w:rPr>
          <w:rtl w:val="0"/>
        </w:rPr>
      </w:r>
    </w:p>
    <w:p w:rsidR="00000000" w:rsidDel="00000000" w:rsidP="00000000" w:rsidRDefault="00000000" w:rsidRPr="00000000" w14:paraId="0000037F">
      <w:pPr>
        <w:ind w:left="720" w:firstLine="0"/>
        <w:rPr>
          <w:color w:val="222222"/>
        </w:rPr>
      </w:pPr>
      <w:r w:rsidDel="00000000" w:rsidR="00000000" w:rsidRPr="00000000">
        <w:rPr>
          <w:color w:val="222222"/>
        </w:rPr>
        <w:drawing>
          <wp:inline distB="114300" distT="114300" distL="114300" distR="114300">
            <wp:extent cx="6172200" cy="23368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72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ind w:left="720" w:firstLine="0"/>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381">
      <w:pPr>
        <w:numPr>
          <w:ilvl w:val="0"/>
          <w:numId w:val="1"/>
        </w:numPr>
        <w:ind w:left="1440" w:hanging="360"/>
        <w:rPr/>
      </w:pPr>
      <w:r w:rsidDel="00000000" w:rsidR="00000000" w:rsidRPr="00000000">
        <w:rPr>
          <w:b w:val="1"/>
          <w:color w:val="222222"/>
          <w:sz w:val="28"/>
          <w:szCs w:val="28"/>
          <w:rtl w:val="0"/>
        </w:rPr>
        <w:t xml:space="preserve">Admin Login:</w:t>
      </w:r>
      <w:r w:rsidDel="00000000" w:rsidR="00000000" w:rsidRPr="00000000">
        <w:rPr>
          <w:color w:val="222222"/>
          <w:sz w:val="28"/>
          <w:szCs w:val="28"/>
          <w:rtl w:val="0"/>
        </w:rPr>
        <w:t xml:space="preserve"> Checks whether the username and password of admin exist or not.</w:t>
      </w:r>
      <w:r w:rsidDel="00000000" w:rsidR="00000000" w:rsidRPr="00000000">
        <w:rPr>
          <w:rtl w:val="0"/>
        </w:rPr>
      </w:r>
    </w:p>
    <w:p w:rsidR="00000000" w:rsidDel="00000000" w:rsidP="00000000" w:rsidRDefault="00000000" w:rsidRPr="00000000" w14:paraId="00000382">
      <w:pPr>
        <w:rPr>
          <w:color w:val="222222"/>
        </w:rPr>
      </w:pPr>
      <w:r w:rsidDel="00000000" w:rsidR="00000000" w:rsidRPr="00000000">
        <w:rPr>
          <w:sz w:val="28"/>
          <w:szCs w:val="28"/>
          <w:rtl w:val="0"/>
        </w:rPr>
        <w:t xml:space="preserve">Code:</w:t>
      </w:r>
      <w:r w:rsidDel="00000000" w:rsidR="00000000" w:rsidRPr="00000000">
        <w:rPr>
          <w:rtl w:val="0"/>
        </w:rPr>
      </w:r>
    </w:p>
    <w:p w:rsidR="00000000" w:rsidDel="00000000" w:rsidP="00000000" w:rsidRDefault="00000000" w:rsidRPr="00000000" w14:paraId="00000383">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384">
      <w:pPr>
        <w:ind w:left="720" w:firstLine="0"/>
        <w:rPr>
          <w:color w:val="222222"/>
        </w:rPr>
      </w:pPr>
      <w:r w:rsidDel="00000000" w:rsidR="00000000" w:rsidRPr="00000000">
        <w:rPr>
          <w:color w:val="222222"/>
          <w:rtl w:val="0"/>
        </w:rPr>
        <w:t xml:space="preserve">CREATE DEFINER=`root`@`localhost` PROCEDURE `admin_login`(IN `username1` VARCHAR(50), IN `pass` VARCHAR(30), OUT `flag` INT)</w:t>
      </w:r>
    </w:p>
    <w:p w:rsidR="00000000" w:rsidDel="00000000" w:rsidP="00000000" w:rsidRDefault="00000000" w:rsidRPr="00000000" w14:paraId="00000385">
      <w:pPr>
        <w:ind w:left="720" w:firstLine="0"/>
        <w:rPr>
          <w:color w:val="222222"/>
        </w:rPr>
      </w:pPr>
      <w:r w:rsidDel="00000000" w:rsidR="00000000" w:rsidRPr="00000000">
        <w:rPr>
          <w:color w:val="222222"/>
          <w:rtl w:val="0"/>
        </w:rPr>
        <w:t xml:space="preserve">BEGIN</w:t>
      </w:r>
    </w:p>
    <w:p w:rsidR="00000000" w:rsidDel="00000000" w:rsidP="00000000" w:rsidRDefault="00000000" w:rsidRPr="00000000" w14:paraId="00000386">
      <w:pPr>
        <w:ind w:left="720" w:firstLine="0"/>
        <w:rPr>
          <w:color w:val="222222"/>
        </w:rPr>
      </w:pPr>
      <w:r w:rsidDel="00000000" w:rsidR="00000000" w:rsidRPr="00000000">
        <w:rPr>
          <w:color w:val="222222"/>
          <w:rtl w:val="0"/>
        </w:rPr>
        <w:t xml:space="preserve">        DECLARE b int;</w:t>
      </w:r>
    </w:p>
    <w:p w:rsidR="00000000" w:rsidDel="00000000" w:rsidP="00000000" w:rsidRDefault="00000000" w:rsidRPr="00000000" w14:paraId="00000387">
      <w:pPr>
        <w:ind w:left="720" w:firstLine="0"/>
        <w:rPr>
          <w:color w:val="222222"/>
        </w:rPr>
      </w:pPr>
      <w:r w:rsidDel="00000000" w:rsidR="00000000" w:rsidRPr="00000000">
        <w:rPr>
          <w:color w:val="222222"/>
          <w:rtl w:val="0"/>
        </w:rPr>
        <w:t xml:space="preserve">        DECLARE a varchar(50);</w:t>
      </w:r>
    </w:p>
    <w:p w:rsidR="00000000" w:rsidDel="00000000" w:rsidP="00000000" w:rsidRDefault="00000000" w:rsidRPr="00000000" w14:paraId="00000388">
      <w:pPr>
        <w:ind w:left="720" w:firstLine="0"/>
        <w:rPr>
          <w:color w:val="222222"/>
        </w:rPr>
      </w:pPr>
      <w:r w:rsidDel="00000000" w:rsidR="00000000" w:rsidRPr="00000000">
        <w:rPr>
          <w:color w:val="222222"/>
          <w:rtl w:val="0"/>
        </w:rPr>
        <w:tab/>
        <w:t xml:space="preserve">DECLARE c varchar(30);</w:t>
      </w:r>
    </w:p>
    <w:p w:rsidR="00000000" w:rsidDel="00000000" w:rsidP="00000000" w:rsidRDefault="00000000" w:rsidRPr="00000000" w14:paraId="00000389">
      <w:pPr>
        <w:ind w:left="720" w:firstLine="0"/>
        <w:rPr>
          <w:color w:val="222222"/>
        </w:rPr>
      </w:pPr>
      <w:r w:rsidDel="00000000" w:rsidR="00000000" w:rsidRPr="00000000">
        <w:rPr>
          <w:color w:val="222222"/>
          <w:rtl w:val="0"/>
        </w:rPr>
        <w:t xml:space="preserve"> </w:t>
        <w:tab/>
        <w:t xml:space="preserve">DECLARE cur1 CURSOR FOR SELECT account.username,account.password FROM account where role='A';</w:t>
      </w:r>
    </w:p>
    <w:p w:rsidR="00000000" w:rsidDel="00000000" w:rsidP="00000000" w:rsidRDefault="00000000" w:rsidRPr="00000000" w14:paraId="0000038A">
      <w:pPr>
        <w:ind w:left="720" w:firstLine="0"/>
        <w:rPr>
          <w:color w:val="222222"/>
        </w:rPr>
      </w:pPr>
      <w:r w:rsidDel="00000000" w:rsidR="00000000" w:rsidRPr="00000000">
        <w:rPr>
          <w:color w:val="222222"/>
          <w:rtl w:val="0"/>
        </w:rPr>
        <w:t xml:space="preserve">        DECLARE CONTINUE HANDLER FOR NOT FOUND SET b = 1;</w:t>
      </w:r>
    </w:p>
    <w:p w:rsidR="00000000" w:rsidDel="00000000" w:rsidP="00000000" w:rsidRDefault="00000000" w:rsidRPr="00000000" w14:paraId="0000038B">
      <w:pPr>
        <w:ind w:left="720" w:firstLine="0"/>
        <w:rPr>
          <w:color w:val="222222"/>
        </w:rPr>
      </w:pPr>
      <w:r w:rsidDel="00000000" w:rsidR="00000000" w:rsidRPr="00000000">
        <w:rPr>
          <w:color w:val="222222"/>
          <w:rtl w:val="0"/>
        </w:rPr>
        <w:t xml:space="preserve">        SET b = 0;</w:t>
      </w:r>
    </w:p>
    <w:p w:rsidR="00000000" w:rsidDel="00000000" w:rsidP="00000000" w:rsidRDefault="00000000" w:rsidRPr="00000000" w14:paraId="0000038C">
      <w:pPr>
        <w:ind w:left="720" w:firstLine="0"/>
        <w:rPr>
          <w:color w:val="222222"/>
        </w:rPr>
      </w:pPr>
      <w:r w:rsidDel="00000000" w:rsidR="00000000" w:rsidRPr="00000000">
        <w:rPr>
          <w:color w:val="222222"/>
          <w:rtl w:val="0"/>
        </w:rPr>
        <w:t xml:space="preserve">        SET flag = 0;        </w:t>
      </w:r>
    </w:p>
    <w:p w:rsidR="00000000" w:rsidDel="00000000" w:rsidP="00000000" w:rsidRDefault="00000000" w:rsidRPr="00000000" w14:paraId="0000038D">
      <w:pPr>
        <w:ind w:left="720" w:firstLine="0"/>
        <w:rPr>
          <w:color w:val="222222"/>
        </w:rPr>
      </w:pPr>
      <w:r w:rsidDel="00000000" w:rsidR="00000000" w:rsidRPr="00000000">
        <w:rPr>
          <w:color w:val="222222"/>
          <w:rtl w:val="0"/>
        </w:rPr>
        <w:t xml:space="preserve">        OPEN cur1;  </w:t>
      </w:r>
    </w:p>
    <w:p w:rsidR="00000000" w:rsidDel="00000000" w:rsidP="00000000" w:rsidRDefault="00000000" w:rsidRPr="00000000" w14:paraId="0000038E">
      <w:pPr>
        <w:ind w:left="720" w:firstLine="0"/>
        <w:rPr>
          <w:color w:val="222222"/>
        </w:rPr>
      </w:pPr>
      <w:r w:rsidDel="00000000" w:rsidR="00000000" w:rsidRPr="00000000">
        <w:rPr>
          <w:color w:val="222222"/>
          <w:rtl w:val="0"/>
        </w:rPr>
        <w:t xml:space="preserve">        FETCH cur1 INTO a,c;</w:t>
      </w:r>
    </w:p>
    <w:p w:rsidR="00000000" w:rsidDel="00000000" w:rsidP="00000000" w:rsidRDefault="00000000" w:rsidRPr="00000000" w14:paraId="0000038F">
      <w:pPr>
        <w:ind w:left="720" w:firstLine="0"/>
        <w:rPr>
          <w:color w:val="222222"/>
        </w:rPr>
      </w:pPr>
      <w:r w:rsidDel="00000000" w:rsidR="00000000" w:rsidRPr="00000000">
        <w:rPr>
          <w:color w:val="222222"/>
          <w:rtl w:val="0"/>
        </w:rPr>
        <w:t xml:space="preserve">        WHILE b = 0 DO</w:t>
      </w:r>
    </w:p>
    <w:p w:rsidR="00000000" w:rsidDel="00000000" w:rsidP="00000000" w:rsidRDefault="00000000" w:rsidRPr="00000000" w14:paraId="00000390">
      <w:pPr>
        <w:ind w:left="720" w:firstLine="0"/>
        <w:rPr>
          <w:color w:val="222222"/>
        </w:rPr>
      </w:pPr>
      <w:r w:rsidDel="00000000" w:rsidR="00000000" w:rsidRPr="00000000">
        <w:rPr>
          <w:color w:val="222222"/>
          <w:rtl w:val="0"/>
        </w:rPr>
        <w:t xml:space="preserve">        if (a=username1) and (c=pass) then</w:t>
      </w:r>
    </w:p>
    <w:p w:rsidR="00000000" w:rsidDel="00000000" w:rsidP="00000000" w:rsidRDefault="00000000" w:rsidRPr="00000000" w14:paraId="00000391">
      <w:pPr>
        <w:ind w:left="720" w:firstLine="0"/>
        <w:rPr>
          <w:color w:val="222222"/>
        </w:rPr>
      </w:pPr>
      <w:r w:rsidDel="00000000" w:rsidR="00000000" w:rsidRPr="00000000">
        <w:rPr>
          <w:color w:val="222222"/>
          <w:rtl w:val="0"/>
        </w:rPr>
        <w:tab/>
        <w:tab/>
        <w:tab/>
        <w:t xml:space="preserve">set flag = 1;</w:t>
      </w:r>
    </w:p>
    <w:p w:rsidR="00000000" w:rsidDel="00000000" w:rsidP="00000000" w:rsidRDefault="00000000" w:rsidRPr="00000000" w14:paraId="00000392">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393">
      <w:pPr>
        <w:ind w:left="720" w:firstLine="0"/>
        <w:rPr>
          <w:color w:val="222222"/>
        </w:rPr>
      </w:pPr>
      <w:r w:rsidDel="00000000" w:rsidR="00000000" w:rsidRPr="00000000">
        <w:rPr>
          <w:color w:val="222222"/>
          <w:rtl w:val="0"/>
        </w:rPr>
        <w:tab/>
        <w:t xml:space="preserve">    end if;</w:t>
      </w:r>
    </w:p>
    <w:p w:rsidR="00000000" w:rsidDel="00000000" w:rsidP="00000000" w:rsidRDefault="00000000" w:rsidRPr="00000000" w14:paraId="00000394">
      <w:pPr>
        <w:ind w:left="720" w:firstLine="0"/>
        <w:rPr>
          <w:color w:val="222222"/>
        </w:rPr>
      </w:pPr>
      <w:r w:rsidDel="00000000" w:rsidR="00000000" w:rsidRPr="00000000">
        <w:rPr>
          <w:color w:val="222222"/>
          <w:rtl w:val="0"/>
        </w:rPr>
        <w:t xml:space="preserve">        FETCH cur1 INTO a,c;</w:t>
      </w:r>
    </w:p>
    <w:p w:rsidR="00000000" w:rsidDel="00000000" w:rsidP="00000000" w:rsidRDefault="00000000" w:rsidRPr="00000000" w14:paraId="00000395">
      <w:pPr>
        <w:ind w:left="720" w:firstLine="0"/>
        <w:rPr>
          <w:color w:val="222222"/>
        </w:rPr>
      </w:pPr>
      <w:r w:rsidDel="00000000" w:rsidR="00000000" w:rsidRPr="00000000">
        <w:rPr>
          <w:color w:val="222222"/>
          <w:rtl w:val="0"/>
        </w:rPr>
        <w:t xml:space="preserve">        END WHILE;</w:t>
      </w:r>
    </w:p>
    <w:p w:rsidR="00000000" w:rsidDel="00000000" w:rsidP="00000000" w:rsidRDefault="00000000" w:rsidRPr="00000000" w14:paraId="00000396">
      <w:pPr>
        <w:ind w:left="720" w:firstLine="0"/>
        <w:rPr>
          <w:color w:val="222222"/>
        </w:rPr>
      </w:pPr>
      <w:r w:rsidDel="00000000" w:rsidR="00000000" w:rsidRPr="00000000">
        <w:rPr>
          <w:color w:val="222222"/>
          <w:rtl w:val="0"/>
        </w:rPr>
        <w:t xml:space="preserve">        CLOSE cur1;</w:t>
      </w:r>
    </w:p>
    <w:p w:rsidR="00000000" w:rsidDel="00000000" w:rsidP="00000000" w:rsidRDefault="00000000" w:rsidRPr="00000000" w14:paraId="00000397">
      <w:pPr>
        <w:ind w:left="720" w:firstLine="0"/>
        <w:rPr>
          <w:color w:val="222222"/>
        </w:rPr>
      </w:pPr>
      <w:r w:rsidDel="00000000" w:rsidR="00000000" w:rsidRPr="00000000">
        <w:rPr>
          <w:color w:val="222222"/>
          <w:rtl w:val="0"/>
        </w:rPr>
        <w:t xml:space="preserve">END$$</w:t>
      </w:r>
    </w:p>
    <w:p w:rsidR="00000000" w:rsidDel="00000000" w:rsidP="00000000" w:rsidRDefault="00000000" w:rsidRPr="00000000" w14:paraId="00000398">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399">
      <w:pPr>
        <w:ind w:left="720" w:firstLine="0"/>
        <w:rPr>
          <w:color w:val="222222"/>
        </w:rPr>
      </w:pPr>
      <w:r w:rsidDel="00000000" w:rsidR="00000000" w:rsidRPr="00000000">
        <w:rPr>
          <w:rtl w:val="0"/>
        </w:rPr>
      </w:r>
    </w:p>
    <w:p w:rsidR="00000000" w:rsidDel="00000000" w:rsidP="00000000" w:rsidRDefault="00000000" w:rsidRPr="00000000" w14:paraId="0000039A">
      <w:pPr>
        <w:ind w:left="720" w:firstLine="0"/>
        <w:rPr>
          <w:color w:val="222222"/>
        </w:rPr>
      </w:pPr>
      <w:r w:rsidDel="00000000" w:rsidR="00000000" w:rsidRPr="00000000">
        <w:rPr>
          <w:rtl w:val="0"/>
        </w:rPr>
      </w:r>
    </w:p>
    <w:p w:rsidR="00000000" w:rsidDel="00000000" w:rsidP="00000000" w:rsidRDefault="00000000" w:rsidRPr="00000000" w14:paraId="0000039B">
      <w:pPr>
        <w:ind w:left="720" w:firstLine="0"/>
        <w:rPr>
          <w:color w:val="222222"/>
        </w:rPr>
      </w:pPr>
      <w:r w:rsidDel="00000000" w:rsidR="00000000" w:rsidRPr="00000000">
        <w:rPr>
          <w:rtl w:val="0"/>
        </w:rPr>
      </w:r>
    </w:p>
    <w:p w:rsidR="00000000" w:rsidDel="00000000" w:rsidP="00000000" w:rsidRDefault="00000000" w:rsidRPr="00000000" w14:paraId="0000039C">
      <w:pPr>
        <w:ind w:left="720" w:firstLine="0"/>
        <w:rPr>
          <w:color w:val="222222"/>
        </w:rPr>
      </w:pPr>
      <w:r w:rsidDel="00000000" w:rsidR="00000000" w:rsidRPr="00000000">
        <w:rPr>
          <w:rtl w:val="0"/>
        </w:rPr>
      </w:r>
    </w:p>
    <w:p w:rsidR="00000000" w:rsidDel="00000000" w:rsidP="00000000" w:rsidRDefault="00000000" w:rsidRPr="00000000" w14:paraId="0000039D">
      <w:pPr>
        <w:ind w:left="720" w:firstLine="0"/>
        <w:rPr>
          <w:color w:val="222222"/>
        </w:rPr>
      </w:pPr>
      <w:r w:rsidDel="00000000" w:rsidR="00000000" w:rsidRPr="00000000">
        <w:rPr>
          <w:rtl w:val="0"/>
        </w:rPr>
      </w:r>
    </w:p>
    <w:p w:rsidR="00000000" w:rsidDel="00000000" w:rsidP="00000000" w:rsidRDefault="00000000" w:rsidRPr="00000000" w14:paraId="0000039E">
      <w:pPr>
        <w:ind w:left="720" w:firstLine="0"/>
        <w:rPr>
          <w:color w:val="222222"/>
        </w:rPr>
      </w:pPr>
      <w:r w:rsidDel="00000000" w:rsidR="00000000" w:rsidRPr="00000000">
        <w:rPr>
          <w:rtl w:val="0"/>
        </w:rPr>
      </w:r>
    </w:p>
    <w:p w:rsidR="00000000" w:rsidDel="00000000" w:rsidP="00000000" w:rsidRDefault="00000000" w:rsidRPr="00000000" w14:paraId="0000039F">
      <w:pPr>
        <w:ind w:left="720" w:firstLine="0"/>
        <w:rPr>
          <w:color w:val="222222"/>
        </w:rPr>
      </w:pPr>
      <w:r w:rsidDel="00000000" w:rsidR="00000000" w:rsidRPr="00000000">
        <w:rPr>
          <w:rtl w:val="0"/>
        </w:rPr>
      </w:r>
    </w:p>
    <w:p w:rsidR="00000000" w:rsidDel="00000000" w:rsidP="00000000" w:rsidRDefault="00000000" w:rsidRPr="00000000" w14:paraId="000003A0">
      <w:pPr>
        <w:ind w:left="720" w:firstLine="0"/>
        <w:rPr>
          <w:color w:val="222222"/>
        </w:rPr>
      </w:pPr>
      <w:r w:rsidDel="00000000" w:rsidR="00000000" w:rsidRPr="00000000">
        <w:rPr>
          <w:rtl w:val="0"/>
        </w:rPr>
      </w:r>
    </w:p>
    <w:p w:rsidR="00000000" w:rsidDel="00000000" w:rsidP="00000000" w:rsidRDefault="00000000" w:rsidRPr="00000000" w14:paraId="000003A1">
      <w:pPr>
        <w:ind w:left="720" w:firstLine="0"/>
        <w:rPr>
          <w:color w:val="222222"/>
        </w:rPr>
      </w:pPr>
      <w:r w:rsidDel="00000000" w:rsidR="00000000" w:rsidRPr="00000000">
        <w:rPr>
          <w:rtl w:val="0"/>
        </w:rPr>
      </w:r>
    </w:p>
    <w:p w:rsidR="00000000" w:rsidDel="00000000" w:rsidP="00000000" w:rsidRDefault="00000000" w:rsidRPr="00000000" w14:paraId="000003A2">
      <w:pPr>
        <w:ind w:left="720" w:firstLine="0"/>
        <w:rPr>
          <w:color w:val="222222"/>
        </w:rPr>
      </w:pPr>
      <w:r w:rsidDel="00000000" w:rsidR="00000000" w:rsidRPr="00000000">
        <w:rPr>
          <w:rtl w:val="0"/>
        </w:rPr>
      </w:r>
    </w:p>
    <w:p w:rsidR="00000000" w:rsidDel="00000000" w:rsidP="00000000" w:rsidRDefault="00000000" w:rsidRPr="00000000" w14:paraId="000003A3">
      <w:pPr>
        <w:ind w:left="720" w:firstLine="0"/>
        <w:rPr>
          <w:color w:val="222222"/>
        </w:rPr>
      </w:pPr>
      <w:r w:rsidDel="00000000" w:rsidR="00000000" w:rsidRPr="00000000">
        <w:rPr>
          <w:rtl w:val="0"/>
        </w:rPr>
      </w:r>
    </w:p>
    <w:p w:rsidR="00000000" w:rsidDel="00000000" w:rsidP="00000000" w:rsidRDefault="00000000" w:rsidRPr="00000000" w14:paraId="000003A4">
      <w:pPr>
        <w:ind w:left="720" w:firstLine="0"/>
        <w:rPr>
          <w:color w:val="222222"/>
        </w:rPr>
      </w:pPr>
      <w:r w:rsidDel="00000000" w:rsidR="00000000" w:rsidRPr="00000000">
        <w:rPr>
          <w:rtl w:val="0"/>
        </w:rPr>
      </w:r>
    </w:p>
    <w:p w:rsidR="00000000" w:rsidDel="00000000" w:rsidP="00000000" w:rsidRDefault="00000000" w:rsidRPr="00000000" w14:paraId="000003A5">
      <w:pPr>
        <w:ind w:left="720" w:firstLine="0"/>
        <w:rPr>
          <w:color w:val="222222"/>
        </w:rPr>
      </w:pPr>
      <w:r w:rsidDel="00000000" w:rsidR="00000000" w:rsidRPr="00000000">
        <w:rPr>
          <w:rtl w:val="0"/>
        </w:rPr>
      </w:r>
    </w:p>
    <w:p w:rsidR="00000000" w:rsidDel="00000000" w:rsidP="00000000" w:rsidRDefault="00000000" w:rsidRPr="00000000" w14:paraId="000003A6">
      <w:pPr>
        <w:ind w:left="720" w:firstLine="0"/>
        <w:rPr>
          <w:color w:val="222222"/>
        </w:rPr>
      </w:pPr>
      <w:r w:rsidDel="00000000" w:rsidR="00000000" w:rsidRPr="00000000">
        <w:rPr>
          <w:rtl w:val="0"/>
        </w:rPr>
      </w:r>
    </w:p>
    <w:p w:rsidR="00000000" w:rsidDel="00000000" w:rsidP="00000000" w:rsidRDefault="00000000" w:rsidRPr="00000000" w14:paraId="000003A7">
      <w:pPr>
        <w:ind w:left="0" w:firstLine="0"/>
        <w:rPr>
          <w:color w:val="222222"/>
        </w:rPr>
      </w:pPr>
      <w:r w:rsidDel="00000000" w:rsidR="00000000" w:rsidRPr="00000000">
        <w:rPr>
          <w:rtl w:val="0"/>
        </w:rPr>
      </w:r>
    </w:p>
    <w:p w:rsidR="00000000" w:rsidDel="00000000" w:rsidP="00000000" w:rsidRDefault="00000000" w:rsidRPr="00000000" w14:paraId="000003A8">
      <w:pPr>
        <w:ind w:left="720" w:firstLine="0"/>
        <w:rPr>
          <w:color w:val="222222"/>
        </w:rPr>
      </w:pPr>
      <w:r w:rsidDel="00000000" w:rsidR="00000000" w:rsidRPr="00000000">
        <w:rPr>
          <w:b w:val="1"/>
          <w:color w:val="222222"/>
          <w:rtl w:val="0"/>
        </w:rPr>
        <w:t xml:space="preserve">Screenshot:  </w:t>
      </w:r>
      <w:r w:rsidDel="00000000" w:rsidR="00000000" w:rsidRPr="00000000">
        <w:rPr>
          <w:color w:val="222222"/>
          <w:rtl w:val="0"/>
        </w:rPr>
        <w:t xml:space="preserve">It checks whether the username and password matches with the registered details and lets the admin log in if it is correct.</w:t>
      </w:r>
    </w:p>
    <w:p w:rsidR="00000000" w:rsidDel="00000000" w:rsidP="00000000" w:rsidRDefault="00000000" w:rsidRPr="00000000" w14:paraId="000003A9">
      <w:pPr>
        <w:ind w:left="720" w:firstLine="0"/>
        <w:rPr>
          <w:color w:val="222222"/>
        </w:rPr>
      </w:pPr>
      <w:r w:rsidDel="00000000" w:rsidR="00000000" w:rsidRPr="00000000">
        <w:rPr>
          <w:rtl w:val="0"/>
        </w:rPr>
      </w:r>
    </w:p>
    <w:p w:rsidR="00000000" w:rsidDel="00000000" w:rsidP="00000000" w:rsidRDefault="00000000" w:rsidRPr="00000000" w14:paraId="000003AA">
      <w:pPr>
        <w:ind w:left="720" w:firstLine="0"/>
        <w:rPr>
          <w:color w:val="222222"/>
        </w:rPr>
      </w:pPr>
      <w:r w:rsidDel="00000000" w:rsidR="00000000" w:rsidRPr="00000000">
        <w:rPr>
          <w:color w:val="222222"/>
        </w:rPr>
        <w:drawing>
          <wp:inline distB="114300" distT="114300" distL="114300" distR="114300">
            <wp:extent cx="6172200" cy="2438400"/>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72200" cy="243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AB">
      <w:pPr>
        <w:ind w:left="720" w:firstLine="0"/>
        <w:rPr>
          <w:color w:val="222222"/>
        </w:rPr>
      </w:pPr>
      <w:r w:rsidDel="00000000" w:rsidR="00000000" w:rsidRPr="00000000">
        <w:rPr>
          <w:rtl w:val="0"/>
        </w:rPr>
      </w:r>
    </w:p>
    <w:p w:rsidR="00000000" w:rsidDel="00000000" w:rsidP="00000000" w:rsidRDefault="00000000" w:rsidRPr="00000000" w14:paraId="000003AC">
      <w:pPr>
        <w:numPr>
          <w:ilvl w:val="0"/>
          <w:numId w:val="1"/>
        </w:numPr>
        <w:ind w:left="1440" w:hanging="360"/>
        <w:rPr>
          <w:color w:val="222222"/>
        </w:rPr>
      </w:pPr>
      <w:r w:rsidDel="00000000" w:rsidR="00000000" w:rsidRPr="00000000">
        <w:rPr>
          <w:b w:val="1"/>
          <w:color w:val="222222"/>
          <w:sz w:val="28"/>
          <w:szCs w:val="28"/>
          <w:rtl w:val="0"/>
        </w:rPr>
        <w:t xml:space="preserve">Display details of the top 2 customers: </w:t>
      </w:r>
      <w:r w:rsidDel="00000000" w:rsidR="00000000" w:rsidRPr="00000000">
        <w:rPr>
          <w:color w:val="222222"/>
          <w:sz w:val="28"/>
          <w:szCs w:val="28"/>
          <w:rtl w:val="0"/>
        </w:rPr>
        <w:t xml:space="preserve">It displays order details of top 2 customers to admin based on the number of orders.</w:t>
      </w:r>
      <w:r w:rsidDel="00000000" w:rsidR="00000000" w:rsidRPr="00000000">
        <w:rPr>
          <w:rtl w:val="0"/>
        </w:rPr>
      </w:r>
    </w:p>
    <w:p w:rsidR="00000000" w:rsidDel="00000000" w:rsidP="00000000" w:rsidRDefault="00000000" w:rsidRPr="00000000" w14:paraId="000003AD">
      <w:pPr>
        <w:ind w:left="720" w:firstLine="0"/>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3AE">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3AF">
      <w:pPr>
        <w:ind w:left="720" w:firstLine="0"/>
        <w:rPr>
          <w:color w:val="222222"/>
        </w:rPr>
      </w:pPr>
      <w:r w:rsidDel="00000000" w:rsidR="00000000" w:rsidRPr="00000000">
        <w:rPr>
          <w:color w:val="222222"/>
          <w:rtl w:val="0"/>
        </w:rPr>
        <w:t xml:space="preserve">CREATE DEFINER=`root`@`localhost` PROCEDURE `top_2`()</w:t>
      </w:r>
    </w:p>
    <w:p w:rsidR="00000000" w:rsidDel="00000000" w:rsidP="00000000" w:rsidRDefault="00000000" w:rsidRPr="00000000" w14:paraId="000003B0">
      <w:pPr>
        <w:ind w:left="720" w:firstLine="0"/>
        <w:rPr>
          <w:color w:val="222222"/>
        </w:rPr>
      </w:pPr>
      <w:r w:rsidDel="00000000" w:rsidR="00000000" w:rsidRPr="00000000">
        <w:rPr>
          <w:color w:val="222222"/>
          <w:rtl w:val="0"/>
        </w:rPr>
        <w:t xml:space="preserve">BEGIN</w:t>
      </w:r>
    </w:p>
    <w:p w:rsidR="00000000" w:rsidDel="00000000" w:rsidP="00000000" w:rsidRDefault="00000000" w:rsidRPr="00000000" w14:paraId="000003B1">
      <w:pPr>
        <w:ind w:left="720" w:firstLine="0"/>
        <w:rPr>
          <w:color w:val="222222"/>
        </w:rPr>
      </w:pPr>
      <w:r w:rsidDel="00000000" w:rsidR="00000000" w:rsidRPr="00000000">
        <w:rPr>
          <w:color w:val="222222"/>
          <w:rtl w:val="0"/>
        </w:rPr>
        <w:t xml:space="preserve">     DECLARE b,r,c,qty,i,d int;</w:t>
      </w:r>
    </w:p>
    <w:p w:rsidR="00000000" w:rsidDel="00000000" w:rsidP="00000000" w:rsidRDefault="00000000" w:rsidRPr="00000000" w14:paraId="000003B2">
      <w:pPr>
        <w:ind w:left="720" w:firstLine="0"/>
        <w:rPr>
          <w:color w:val="222222"/>
        </w:rPr>
      </w:pPr>
      <w:r w:rsidDel="00000000" w:rsidR="00000000" w:rsidRPr="00000000">
        <w:rPr>
          <w:color w:val="222222"/>
          <w:rtl w:val="0"/>
        </w:rPr>
        <w:t xml:space="preserve">     DECLARE temp_cust_id int(5);</w:t>
      </w:r>
    </w:p>
    <w:p w:rsidR="00000000" w:rsidDel="00000000" w:rsidP="00000000" w:rsidRDefault="00000000" w:rsidRPr="00000000" w14:paraId="000003B3">
      <w:pPr>
        <w:ind w:left="720" w:firstLine="0"/>
        <w:rPr>
          <w:color w:val="222222"/>
        </w:rPr>
      </w:pPr>
      <w:r w:rsidDel="00000000" w:rsidR="00000000" w:rsidRPr="00000000">
        <w:rPr>
          <w:color w:val="222222"/>
          <w:rtl w:val="0"/>
        </w:rPr>
        <w:t xml:space="preserve">     DECLARE a varchar(10);</w:t>
      </w:r>
    </w:p>
    <w:p w:rsidR="00000000" w:rsidDel="00000000" w:rsidP="00000000" w:rsidRDefault="00000000" w:rsidRPr="00000000" w14:paraId="000003B4">
      <w:pPr>
        <w:ind w:left="720" w:firstLine="0"/>
        <w:rPr>
          <w:color w:val="222222"/>
        </w:rPr>
      </w:pPr>
      <w:r w:rsidDel="00000000" w:rsidR="00000000" w:rsidRPr="00000000">
        <w:rPr>
          <w:color w:val="222222"/>
          <w:rtl w:val="0"/>
        </w:rPr>
        <w:t xml:space="preserve">     DECLARE name varchar(20);</w:t>
      </w:r>
    </w:p>
    <w:p w:rsidR="00000000" w:rsidDel="00000000" w:rsidP="00000000" w:rsidRDefault="00000000" w:rsidRPr="00000000" w14:paraId="000003B5">
      <w:pPr>
        <w:ind w:left="720" w:firstLine="0"/>
        <w:rPr>
          <w:color w:val="222222"/>
        </w:rPr>
      </w:pPr>
      <w:r w:rsidDel="00000000" w:rsidR="00000000" w:rsidRPr="00000000">
        <w:rPr>
          <w:color w:val="222222"/>
          <w:rtl w:val="0"/>
        </w:rPr>
        <w:t xml:space="preserve">     DECLARE temp_order_no int(5);</w:t>
      </w:r>
    </w:p>
    <w:p w:rsidR="00000000" w:rsidDel="00000000" w:rsidP="00000000" w:rsidRDefault="00000000" w:rsidRPr="00000000" w14:paraId="000003B6">
      <w:pPr>
        <w:ind w:left="720" w:firstLine="0"/>
        <w:rPr>
          <w:color w:val="222222"/>
        </w:rPr>
      </w:pPr>
      <w:r w:rsidDel="00000000" w:rsidR="00000000" w:rsidRPr="00000000">
        <w:rPr>
          <w:color w:val="222222"/>
          <w:rtl w:val="0"/>
        </w:rPr>
        <w:t xml:space="preserve">     DECLARE cust_name varchar(20);</w:t>
      </w:r>
    </w:p>
    <w:p w:rsidR="00000000" w:rsidDel="00000000" w:rsidP="00000000" w:rsidRDefault="00000000" w:rsidRPr="00000000" w14:paraId="000003B7">
      <w:pPr>
        <w:ind w:left="720" w:firstLine="0"/>
        <w:rPr>
          <w:color w:val="222222"/>
        </w:rPr>
      </w:pPr>
      <w:r w:rsidDel="00000000" w:rsidR="00000000" w:rsidRPr="00000000">
        <w:rPr>
          <w:color w:val="222222"/>
          <w:rtl w:val="0"/>
        </w:rPr>
        <w:t xml:space="preserve">     DECLARE contact char(10);</w:t>
      </w:r>
    </w:p>
    <w:p w:rsidR="00000000" w:rsidDel="00000000" w:rsidP="00000000" w:rsidRDefault="00000000" w:rsidRPr="00000000" w14:paraId="000003B8">
      <w:pPr>
        <w:ind w:left="720" w:firstLine="0"/>
        <w:rPr>
          <w:color w:val="222222"/>
        </w:rPr>
      </w:pPr>
      <w:r w:rsidDel="00000000" w:rsidR="00000000" w:rsidRPr="00000000">
        <w:rPr>
          <w:color w:val="222222"/>
          <w:rtl w:val="0"/>
        </w:rPr>
        <w:t xml:space="preserve">     DECLARE order_time date;</w:t>
      </w:r>
    </w:p>
    <w:p w:rsidR="00000000" w:rsidDel="00000000" w:rsidP="00000000" w:rsidRDefault="00000000" w:rsidRPr="00000000" w14:paraId="000003B9">
      <w:pPr>
        <w:ind w:left="720" w:firstLine="0"/>
        <w:rPr>
          <w:color w:val="222222"/>
        </w:rPr>
      </w:pPr>
      <w:r w:rsidDel="00000000" w:rsidR="00000000" w:rsidRPr="00000000">
        <w:rPr>
          <w:color w:val="222222"/>
          <w:rtl w:val="0"/>
        </w:rPr>
        <w:t xml:space="preserve">     DECLARE price,bill_amt,disc,final_price int(11);</w:t>
      </w:r>
    </w:p>
    <w:p w:rsidR="00000000" w:rsidDel="00000000" w:rsidP="00000000" w:rsidRDefault="00000000" w:rsidRPr="00000000" w14:paraId="000003BA">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3BB">
      <w:pPr>
        <w:ind w:left="720" w:firstLine="0"/>
        <w:rPr>
          <w:color w:val="222222"/>
        </w:rPr>
      </w:pPr>
      <w:r w:rsidDel="00000000" w:rsidR="00000000" w:rsidRPr="00000000">
        <w:rPr>
          <w:color w:val="222222"/>
          <w:rtl w:val="0"/>
        </w:rPr>
        <w:t xml:space="preserve">     BLOCK1: BEGIN</w:t>
      </w:r>
    </w:p>
    <w:p w:rsidR="00000000" w:rsidDel="00000000" w:rsidP="00000000" w:rsidRDefault="00000000" w:rsidRPr="00000000" w14:paraId="000003BC">
      <w:pPr>
        <w:ind w:left="720" w:firstLine="0"/>
        <w:rPr>
          <w:color w:val="222222"/>
        </w:rPr>
      </w:pPr>
      <w:r w:rsidDel="00000000" w:rsidR="00000000" w:rsidRPr="00000000">
        <w:rPr>
          <w:color w:val="222222"/>
          <w:rtl w:val="0"/>
        </w:rPr>
        <w:t xml:space="preserve">     DECLARE cur3 cursor for SELECT customer_id from orders group by customer_id order by count(order_no) desc limit 5;</w:t>
      </w:r>
    </w:p>
    <w:p w:rsidR="00000000" w:rsidDel="00000000" w:rsidP="00000000" w:rsidRDefault="00000000" w:rsidRPr="00000000" w14:paraId="000003BD">
      <w:pPr>
        <w:ind w:left="720" w:firstLine="0"/>
        <w:rPr>
          <w:color w:val="222222"/>
        </w:rPr>
      </w:pPr>
      <w:r w:rsidDel="00000000" w:rsidR="00000000" w:rsidRPr="00000000">
        <w:rPr>
          <w:color w:val="222222"/>
          <w:rtl w:val="0"/>
        </w:rPr>
        <w:t xml:space="preserve">     DECLARE continue handler for not found set r = 1;</w:t>
      </w:r>
    </w:p>
    <w:p w:rsidR="00000000" w:rsidDel="00000000" w:rsidP="00000000" w:rsidRDefault="00000000" w:rsidRPr="00000000" w14:paraId="000003BE">
      <w:pPr>
        <w:ind w:left="720" w:firstLine="0"/>
        <w:rPr>
          <w:color w:val="222222"/>
        </w:rPr>
      </w:pPr>
      <w:r w:rsidDel="00000000" w:rsidR="00000000" w:rsidRPr="00000000">
        <w:rPr>
          <w:color w:val="222222"/>
          <w:rtl w:val="0"/>
        </w:rPr>
        <w:t xml:space="preserve">     open cur3;</w:t>
      </w:r>
    </w:p>
    <w:p w:rsidR="00000000" w:rsidDel="00000000" w:rsidP="00000000" w:rsidRDefault="00000000" w:rsidRPr="00000000" w14:paraId="000003BF">
      <w:pPr>
        <w:ind w:left="720" w:firstLine="0"/>
        <w:rPr>
          <w:color w:val="222222"/>
        </w:rPr>
      </w:pPr>
      <w:r w:rsidDel="00000000" w:rsidR="00000000" w:rsidRPr="00000000">
        <w:rPr>
          <w:color w:val="222222"/>
          <w:rtl w:val="0"/>
        </w:rPr>
        <w:tab/>
        <w:t xml:space="preserve">set r = 0;</w:t>
      </w:r>
    </w:p>
    <w:p w:rsidR="00000000" w:rsidDel="00000000" w:rsidP="00000000" w:rsidRDefault="00000000" w:rsidRPr="00000000" w14:paraId="000003C0">
      <w:pPr>
        <w:ind w:left="720" w:firstLine="0"/>
        <w:rPr>
          <w:color w:val="222222"/>
        </w:rPr>
      </w:pPr>
      <w:r w:rsidDel="00000000" w:rsidR="00000000" w:rsidRPr="00000000">
        <w:rPr>
          <w:color w:val="222222"/>
          <w:rtl w:val="0"/>
        </w:rPr>
        <w:t xml:space="preserve">     fetch cur3 into c;</w:t>
      </w:r>
    </w:p>
    <w:p w:rsidR="00000000" w:rsidDel="00000000" w:rsidP="00000000" w:rsidRDefault="00000000" w:rsidRPr="00000000" w14:paraId="000003C1">
      <w:pPr>
        <w:ind w:left="720" w:firstLine="0"/>
        <w:rPr>
          <w:color w:val="222222"/>
        </w:rPr>
      </w:pPr>
      <w:r w:rsidDel="00000000" w:rsidR="00000000" w:rsidRPr="00000000">
        <w:rPr>
          <w:color w:val="222222"/>
          <w:rtl w:val="0"/>
        </w:rPr>
        <w:t xml:space="preserve">     WHILE r = 0 DO</w:t>
      </w:r>
    </w:p>
    <w:p w:rsidR="00000000" w:rsidDel="00000000" w:rsidP="00000000" w:rsidRDefault="00000000" w:rsidRPr="00000000" w14:paraId="000003C2">
      <w:pPr>
        <w:ind w:left="720" w:firstLine="0"/>
        <w:rPr>
          <w:color w:val="222222"/>
        </w:rPr>
      </w:pPr>
      <w:r w:rsidDel="00000000" w:rsidR="00000000" w:rsidRPr="00000000">
        <w:rPr>
          <w:color w:val="222222"/>
          <w:rtl w:val="0"/>
        </w:rPr>
        <w:tab/>
        <w:t xml:space="preserve"> set temp_cust_id = c;</w:t>
      </w:r>
    </w:p>
    <w:p w:rsidR="00000000" w:rsidDel="00000000" w:rsidP="00000000" w:rsidRDefault="00000000" w:rsidRPr="00000000" w14:paraId="000003C3">
      <w:pPr>
        <w:ind w:left="720" w:firstLine="0"/>
        <w:rPr>
          <w:color w:val="222222"/>
        </w:rPr>
      </w:pPr>
      <w:r w:rsidDel="00000000" w:rsidR="00000000" w:rsidRPr="00000000">
        <w:rPr>
          <w:color w:val="222222"/>
          <w:rtl w:val="0"/>
        </w:rPr>
        <w:tab/>
        <w:t xml:space="preserve">set cust_name = (select customer.customer_name from customer where customer_id=temp_cust_id limit 1);</w:t>
      </w:r>
    </w:p>
    <w:p w:rsidR="00000000" w:rsidDel="00000000" w:rsidP="00000000" w:rsidRDefault="00000000" w:rsidRPr="00000000" w14:paraId="000003C4">
      <w:pPr>
        <w:ind w:left="720" w:firstLine="0"/>
        <w:rPr>
          <w:color w:val="222222"/>
        </w:rPr>
      </w:pPr>
      <w:r w:rsidDel="00000000" w:rsidR="00000000" w:rsidRPr="00000000">
        <w:rPr>
          <w:color w:val="222222"/>
          <w:rtl w:val="0"/>
        </w:rPr>
        <w:tab/>
        <w:t xml:space="preserve">set contact = (select customer.contact from customer where customer_id=temp_cust_id limit 1);</w:t>
      </w:r>
    </w:p>
    <w:p w:rsidR="00000000" w:rsidDel="00000000" w:rsidP="00000000" w:rsidRDefault="00000000" w:rsidRPr="00000000" w14:paraId="000003C5">
      <w:pPr>
        <w:ind w:left="720" w:firstLine="0"/>
        <w:rPr>
          <w:color w:val="222222"/>
        </w:rPr>
      </w:pPr>
      <w:r w:rsidDel="00000000" w:rsidR="00000000" w:rsidRPr="00000000">
        <w:rPr>
          <w:rtl w:val="0"/>
        </w:rPr>
      </w:r>
    </w:p>
    <w:p w:rsidR="00000000" w:rsidDel="00000000" w:rsidP="00000000" w:rsidRDefault="00000000" w:rsidRPr="00000000" w14:paraId="000003C6">
      <w:pPr>
        <w:ind w:left="720" w:firstLine="0"/>
        <w:rPr>
          <w:color w:val="222222"/>
        </w:rPr>
      </w:pPr>
      <w:r w:rsidDel="00000000" w:rsidR="00000000" w:rsidRPr="00000000">
        <w:rPr>
          <w:color w:val="222222"/>
          <w:rtl w:val="0"/>
        </w:rPr>
        <w:tab/>
        <w:t xml:space="preserve">BLOCK2: BEGIN</w:t>
      </w:r>
    </w:p>
    <w:p w:rsidR="00000000" w:rsidDel="00000000" w:rsidP="00000000" w:rsidRDefault="00000000" w:rsidRPr="00000000" w14:paraId="000003C7">
      <w:pPr>
        <w:ind w:left="720" w:firstLine="0"/>
        <w:rPr>
          <w:color w:val="222222"/>
        </w:rPr>
      </w:pPr>
      <w:r w:rsidDel="00000000" w:rsidR="00000000" w:rsidRPr="00000000">
        <w:rPr>
          <w:color w:val="222222"/>
          <w:rtl w:val="0"/>
        </w:rPr>
        <w:tab/>
        <w:t xml:space="preserve">DECLARE cur1 CURSOR FOR SELECT order_no from orders where orders.customer_id = temp_cust_id;</w:t>
      </w:r>
    </w:p>
    <w:p w:rsidR="00000000" w:rsidDel="00000000" w:rsidP="00000000" w:rsidRDefault="00000000" w:rsidRPr="00000000" w14:paraId="000003C8">
      <w:pPr>
        <w:ind w:left="720" w:firstLine="0"/>
        <w:rPr>
          <w:color w:val="222222"/>
        </w:rPr>
      </w:pPr>
      <w:r w:rsidDel="00000000" w:rsidR="00000000" w:rsidRPr="00000000">
        <w:rPr>
          <w:color w:val="222222"/>
          <w:rtl w:val="0"/>
        </w:rPr>
        <w:t xml:space="preserve">        DECLARE CONTINUE HANDLER FOR NOT FOUND SET b = 1;</w:t>
      </w:r>
    </w:p>
    <w:p w:rsidR="00000000" w:rsidDel="00000000" w:rsidP="00000000" w:rsidRDefault="00000000" w:rsidRPr="00000000" w14:paraId="000003C9">
      <w:pPr>
        <w:ind w:left="720" w:firstLine="0"/>
        <w:rPr>
          <w:color w:val="222222"/>
        </w:rPr>
      </w:pPr>
      <w:r w:rsidDel="00000000" w:rsidR="00000000" w:rsidRPr="00000000">
        <w:rPr>
          <w:color w:val="222222"/>
          <w:rtl w:val="0"/>
        </w:rPr>
        <w:t xml:space="preserve">        SET b = 0;        </w:t>
      </w:r>
    </w:p>
    <w:p w:rsidR="00000000" w:rsidDel="00000000" w:rsidP="00000000" w:rsidRDefault="00000000" w:rsidRPr="00000000" w14:paraId="000003CA">
      <w:pPr>
        <w:ind w:left="720" w:firstLine="0"/>
        <w:rPr>
          <w:color w:val="222222"/>
        </w:rPr>
      </w:pPr>
      <w:r w:rsidDel="00000000" w:rsidR="00000000" w:rsidRPr="00000000">
        <w:rPr>
          <w:color w:val="222222"/>
          <w:rtl w:val="0"/>
        </w:rPr>
        <w:t xml:space="preserve">        OPEN cur1;     </w:t>
      </w:r>
    </w:p>
    <w:p w:rsidR="00000000" w:rsidDel="00000000" w:rsidP="00000000" w:rsidRDefault="00000000" w:rsidRPr="00000000" w14:paraId="000003CB">
      <w:pPr>
        <w:ind w:left="720" w:firstLine="0"/>
        <w:rPr>
          <w:color w:val="222222"/>
        </w:rPr>
      </w:pPr>
      <w:r w:rsidDel="00000000" w:rsidR="00000000" w:rsidRPr="00000000">
        <w:rPr>
          <w:color w:val="222222"/>
          <w:rtl w:val="0"/>
        </w:rPr>
        <w:t xml:space="preserve">        SET b = 0;</w:t>
      </w:r>
    </w:p>
    <w:p w:rsidR="00000000" w:rsidDel="00000000" w:rsidP="00000000" w:rsidRDefault="00000000" w:rsidRPr="00000000" w14:paraId="000003CC">
      <w:pPr>
        <w:ind w:left="720" w:firstLine="0"/>
        <w:rPr>
          <w:color w:val="222222"/>
        </w:rPr>
      </w:pPr>
      <w:r w:rsidDel="00000000" w:rsidR="00000000" w:rsidRPr="00000000">
        <w:rPr>
          <w:color w:val="222222"/>
          <w:rtl w:val="0"/>
        </w:rPr>
        <w:t xml:space="preserve">        FETCH cur1 INTO a;</w:t>
      </w:r>
    </w:p>
    <w:p w:rsidR="00000000" w:rsidDel="00000000" w:rsidP="00000000" w:rsidRDefault="00000000" w:rsidRPr="00000000" w14:paraId="000003CD">
      <w:pPr>
        <w:ind w:left="720" w:firstLine="0"/>
        <w:rPr>
          <w:color w:val="222222"/>
        </w:rPr>
      </w:pPr>
      <w:r w:rsidDel="00000000" w:rsidR="00000000" w:rsidRPr="00000000">
        <w:rPr>
          <w:color w:val="222222"/>
          <w:rtl w:val="0"/>
        </w:rPr>
        <w:t xml:space="preserve">        WHILE b = 0 DO</w:t>
      </w:r>
    </w:p>
    <w:p w:rsidR="00000000" w:rsidDel="00000000" w:rsidP="00000000" w:rsidRDefault="00000000" w:rsidRPr="00000000" w14:paraId="000003CE">
      <w:pPr>
        <w:ind w:left="720" w:firstLine="0"/>
        <w:rPr>
          <w:color w:val="222222"/>
        </w:rPr>
      </w:pPr>
      <w:r w:rsidDel="00000000" w:rsidR="00000000" w:rsidRPr="00000000">
        <w:rPr>
          <w:color w:val="222222"/>
          <w:rtl w:val="0"/>
        </w:rPr>
        <w:tab/>
        <w:tab/>
        <w:t xml:space="preserve">set temp_order_no = a;</w:t>
      </w:r>
    </w:p>
    <w:p w:rsidR="00000000" w:rsidDel="00000000" w:rsidP="00000000" w:rsidRDefault="00000000" w:rsidRPr="00000000" w14:paraId="000003CF">
      <w:pPr>
        <w:ind w:left="720" w:firstLine="0"/>
        <w:rPr>
          <w:color w:val="222222"/>
        </w:rPr>
      </w:pPr>
      <w:r w:rsidDel="00000000" w:rsidR="00000000" w:rsidRPr="00000000">
        <w:rPr>
          <w:color w:val="222222"/>
          <w:rtl w:val="0"/>
        </w:rPr>
        <w:tab/>
        <w:tab/>
        <w:t xml:space="preserve">set order_time = (select orders.order_date from orders where order_no = temp_order_no);</w:t>
      </w:r>
    </w:p>
    <w:p w:rsidR="00000000" w:rsidDel="00000000" w:rsidP="00000000" w:rsidRDefault="00000000" w:rsidRPr="00000000" w14:paraId="000003D0">
      <w:pPr>
        <w:ind w:left="720" w:firstLine="0"/>
        <w:rPr>
          <w:color w:val="222222"/>
        </w:rPr>
      </w:pPr>
      <w:r w:rsidDel="00000000" w:rsidR="00000000" w:rsidRPr="00000000">
        <w:rPr>
          <w:rtl w:val="0"/>
        </w:rPr>
      </w:r>
    </w:p>
    <w:p w:rsidR="00000000" w:rsidDel="00000000" w:rsidP="00000000" w:rsidRDefault="00000000" w:rsidRPr="00000000" w14:paraId="000003D1">
      <w:pPr>
        <w:ind w:left="720" w:firstLine="0"/>
        <w:rPr>
          <w:color w:val="222222"/>
        </w:rPr>
      </w:pPr>
      <w:r w:rsidDel="00000000" w:rsidR="00000000" w:rsidRPr="00000000">
        <w:rPr>
          <w:color w:val="222222"/>
          <w:rtl w:val="0"/>
        </w:rPr>
        <w:tab/>
        <w:tab/>
        <w:t xml:space="preserve">set bill_amt = (select bill.bill_amount from bill where order_no = temp_order_no);</w:t>
      </w:r>
    </w:p>
    <w:p w:rsidR="00000000" w:rsidDel="00000000" w:rsidP="00000000" w:rsidRDefault="00000000" w:rsidRPr="00000000" w14:paraId="000003D2">
      <w:pPr>
        <w:ind w:left="720" w:firstLine="0"/>
        <w:rPr>
          <w:color w:val="222222"/>
        </w:rPr>
      </w:pPr>
      <w:r w:rsidDel="00000000" w:rsidR="00000000" w:rsidRPr="00000000">
        <w:rPr>
          <w:rtl w:val="0"/>
        </w:rPr>
      </w:r>
    </w:p>
    <w:p w:rsidR="00000000" w:rsidDel="00000000" w:rsidP="00000000" w:rsidRDefault="00000000" w:rsidRPr="00000000" w14:paraId="000003D3">
      <w:pPr>
        <w:ind w:left="720" w:firstLine="0"/>
        <w:rPr>
          <w:color w:val="222222"/>
        </w:rPr>
      </w:pPr>
      <w:r w:rsidDel="00000000" w:rsidR="00000000" w:rsidRPr="00000000">
        <w:rPr>
          <w:color w:val="222222"/>
          <w:rtl w:val="0"/>
        </w:rPr>
        <w:tab/>
        <w:tab/>
        <w:t xml:space="preserve">set disc = (select bill.discount from bill where order_no = temp_order_no);</w:t>
      </w:r>
    </w:p>
    <w:p w:rsidR="00000000" w:rsidDel="00000000" w:rsidP="00000000" w:rsidRDefault="00000000" w:rsidRPr="00000000" w14:paraId="000003D4">
      <w:pPr>
        <w:ind w:left="720" w:firstLine="0"/>
        <w:rPr>
          <w:color w:val="222222"/>
        </w:rPr>
      </w:pPr>
      <w:r w:rsidDel="00000000" w:rsidR="00000000" w:rsidRPr="00000000">
        <w:rPr>
          <w:rtl w:val="0"/>
        </w:rPr>
      </w:r>
    </w:p>
    <w:p w:rsidR="00000000" w:rsidDel="00000000" w:rsidP="00000000" w:rsidRDefault="00000000" w:rsidRPr="00000000" w14:paraId="000003D5">
      <w:pPr>
        <w:ind w:left="720" w:firstLine="0"/>
        <w:rPr>
          <w:color w:val="222222"/>
        </w:rPr>
      </w:pPr>
      <w:r w:rsidDel="00000000" w:rsidR="00000000" w:rsidRPr="00000000">
        <w:rPr>
          <w:color w:val="222222"/>
          <w:rtl w:val="0"/>
        </w:rPr>
        <w:tab/>
        <w:tab/>
        <w:t xml:space="preserve">set final_price = (select bill.bill_total from bill where order_no = temp_order_no);</w:t>
      </w:r>
    </w:p>
    <w:p w:rsidR="00000000" w:rsidDel="00000000" w:rsidP="00000000" w:rsidRDefault="00000000" w:rsidRPr="00000000" w14:paraId="000003D6">
      <w:pPr>
        <w:ind w:left="720" w:firstLine="0"/>
        <w:rPr>
          <w:color w:val="222222"/>
        </w:rPr>
      </w:pPr>
      <w:r w:rsidDel="00000000" w:rsidR="00000000" w:rsidRPr="00000000">
        <w:rPr>
          <w:color w:val="222222"/>
          <w:rtl w:val="0"/>
        </w:rPr>
        <w:tab/>
        <w:tab/>
      </w:r>
    </w:p>
    <w:p w:rsidR="00000000" w:rsidDel="00000000" w:rsidP="00000000" w:rsidRDefault="00000000" w:rsidRPr="00000000" w14:paraId="000003D7">
      <w:pPr>
        <w:ind w:left="720" w:firstLine="0"/>
        <w:rPr>
          <w:color w:val="222222"/>
        </w:rPr>
      </w:pPr>
      <w:r w:rsidDel="00000000" w:rsidR="00000000" w:rsidRPr="00000000">
        <w:rPr>
          <w:rtl w:val="0"/>
        </w:rPr>
      </w:r>
    </w:p>
    <w:p w:rsidR="00000000" w:rsidDel="00000000" w:rsidP="00000000" w:rsidRDefault="00000000" w:rsidRPr="00000000" w14:paraId="000003D8">
      <w:pPr>
        <w:ind w:left="720" w:firstLine="0"/>
        <w:rPr>
          <w:color w:val="222222"/>
        </w:rPr>
      </w:pPr>
      <w:r w:rsidDel="00000000" w:rsidR="00000000" w:rsidRPr="00000000">
        <w:rPr>
          <w:color w:val="222222"/>
          <w:rtl w:val="0"/>
        </w:rPr>
        <w:tab/>
        <w:tab/>
        <w:t xml:space="preserve">BLOCK3: BEGIN</w:t>
      </w:r>
    </w:p>
    <w:p w:rsidR="00000000" w:rsidDel="00000000" w:rsidP="00000000" w:rsidRDefault="00000000" w:rsidRPr="00000000" w14:paraId="000003D9">
      <w:pPr>
        <w:ind w:left="720" w:firstLine="0"/>
        <w:rPr>
          <w:color w:val="222222"/>
        </w:rPr>
      </w:pPr>
      <w:r w:rsidDel="00000000" w:rsidR="00000000" w:rsidRPr="00000000">
        <w:rPr>
          <w:color w:val="222222"/>
          <w:rtl w:val="0"/>
        </w:rPr>
        <w:tab/>
        <w:tab/>
        <w:t xml:space="preserve">DECLARE cur2 CURSOR FOR SELECT item_id from order_details where order_details.order_no = temp_order_no;</w:t>
      </w:r>
    </w:p>
    <w:p w:rsidR="00000000" w:rsidDel="00000000" w:rsidP="00000000" w:rsidRDefault="00000000" w:rsidRPr="00000000" w14:paraId="000003DA">
      <w:pPr>
        <w:ind w:left="720" w:firstLine="0"/>
        <w:rPr>
          <w:color w:val="222222"/>
        </w:rPr>
      </w:pPr>
      <w:r w:rsidDel="00000000" w:rsidR="00000000" w:rsidRPr="00000000">
        <w:rPr>
          <w:color w:val="222222"/>
          <w:rtl w:val="0"/>
        </w:rPr>
        <w:t xml:space="preserve">       </w:t>
        <w:tab/>
        <w:tab/>
        <w:t xml:space="preserve">DECLARE CONTINUE HANDLER FOR NOT FOUND SET c = 1;</w:t>
      </w:r>
    </w:p>
    <w:p w:rsidR="00000000" w:rsidDel="00000000" w:rsidP="00000000" w:rsidRDefault="00000000" w:rsidRPr="00000000" w14:paraId="000003DB">
      <w:pPr>
        <w:ind w:left="720" w:firstLine="0"/>
        <w:rPr>
          <w:color w:val="222222"/>
        </w:rPr>
      </w:pPr>
      <w:r w:rsidDel="00000000" w:rsidR="00000000" w:rsidRPr="00000000">
        <w:rPr>
          <w:color w:val="222222"/>
          <w:rtl w:val="0"/>
        </w:rPr>
        <w:t xml:space="preserve">       </w:t>
        <w:tab/>
        <w:tab/>
        <w:t xml:space="preserve">SET c = 0;        </w:t>
      </w:r>
    </w:p>
    <w:p w:rsidR="00000000" w:rsidDel="00000000" w:rsidP="00000000" w:rsidRDefault="00000000" w:rsidRPr="00000000" w14:paraId="000003DC">
      <w:pPr>
        <w:ind w:left="720" w:firstLine="0"/>
        <w:rPr>
          <w:color w:val="222222"/>
        </w:rPr>
      </w:pPr>
      <w:r w:rsidDel="00000000" w:rsidR="00000000" w:rsidRPr="00000000">
        <w:rPr>
          <w:color w:val="222222"/>
          <w:rtl w:val="0"/>
        </w:rPr>
        <w:t xml:space="preserve">        </w:t>
        <w:tab/>
        <w:t xml:space="preserve">OPEN cur2;     </w:t>
      </w:r>
    </w:p>
    <w:p w:rsidR="00000000" w:rsidDel="00000000" w:rsidP="00000000" w:rsidRDefault="00000000" w:rsidRPr="00000000" w14:paraId="000003DD">
      <w:pPr>
        <w:ind w:left="720" w:firstLine="0"/>
        <w:rPr>
          <w:color w:val="222222"/>
        </w:rPr>
      </w:pPr>
      <w:r w:rsidDel="00000000" w:rsidR="00000000" w:rsidRPr="00000000">
        <w:rPr>
          <w:color w:val="222222"/>
          <w:rtl w:val="0"/>
        </w:rPr>
        <w:t xml:space="preserve">        </w:t>
        <w:tab/>
        <w:t xml:space="preserve">SET c = 0;</w:t>
      </w:r>
    </w:p>
    <w:p w:rsidR="00000000" w:rsidDel="00000000" w:rsidP="00000000" w:rsidRDefault="00000000" w:rsidRPr="00000000" w14:paraId="000003DE">
      <w:pPr>
        <w:ind w:left="720" w:firstLine="0"/>
        <w:rPr>
          <w:color w:val="222222"/>
        </w:rPr>
      </w:pPr>
      <w:r w:rsidDel="00000000" w:rsidR="00000000" w:rsidRPr="00000000">
        <w:rPr>
          <w:color w:val="222222"/>
          <w:rtl w:val="0"/>
        </w:rPr>
        <w:t xml:space="preserve">        </w:t>
        <w:tab/>
        <w:t xml:space="preserve">FETCH cur2 INTO d;</w:t>
      </w:r>
    </w:p>
    <w:p w:rsidR="00000000" w:rsidDel="00000000" w:rsidP="00000000" w:rsidRDefault="00000000" w:rsidRPr="00000000" w14:paraId="000003DF">
      <w:pPr>
        <w:ind w:left="720" w:firstLine="0"/>
        <w:rPr>
          <w:color w:val="222222"/>
        </w:rPr>
      </w:pPr>
      <w:r w:rsidDel="00000000" w:rsidR="00000000" w:rsidRPr="00000000">
        <w:rPr>
          <w:color w:val="222222"/>
          <w:rtl w:val="0"/>
        </w:rPr>
        <w:tab/>
        <w:tab/>
        <w:t xml:space="preserve">WHILE c = 0 DO</w:t>
      </w:r>
    </w:p>
    <w:p w:rsidR="00000000" w:rsidDel="00000000" w:rsidP="00000000" w:rsidRDefault="00000000" w:rsidRPr="00000000" w14:paraId="000003E0">
      <w:pPr>
        <w:ind w:left="720" w:firstLine="0"/>
        <w:rPr>
          <w:color w:val="222222"/>
        </w:rPr>
      </w:pPr>
      <w:r w:rsidDel="00000000" w:rsidR="00000000" w:rsidRPr="00000000">
        <w:rPr>
          <w:color w:val="222222"/>
          <w:rtl w:val="0"/>
        </w:rPr>
        <w:tab/>
        <w:tab/>
        <w:tab/>
        <w:t xml:space="preserve">set name = (select food_item.item_name from food_item where item_id=d);</w:t>
      </w:r>
    </w:p>
    <w:p w:rsidR="00000000" w:rsidDel="00000000" w:rsidP="00000000" w:rsidRDefault="00000000" w:rsidRPr="00000000" w14:paraId="000003E1">
      <w:pPr>
        <w:ind w:left="720" w:firstLine="0"/>
        <w:rPr>
          <w:color w:val="222222"/>
        </w:rPr>
      </w:pPr>
      <w:r w:rsidDel="00000000" w:rsidR="00000000" w:rsidRPr="00000000">
        <w:rPr>
          <w:color w:val="222222"/>
          <w:rtl w:val="0"/>
        </w:rPr>
        <w:tab/>
        <w:tab/>
        <w:tab/>
        <w:t xml:space="preserve">set qty = (select order_details.qty from order_details where order_no=temp_order_no and item_id = d);</w:t>
      </w:r>
    </w:p>
    <w:p w:rsidR="00000000" w:rsidDel="00000000" w:rsidP="00000000" w:rsidRDefault="00000000" w:rsidRPr="00000000" w14:paraId="000003E2">
      <w:pPr>
        <w:ind w:left="720" w:firstLine="0"/>
        <w:rPr>
          <w:color w:val="222222"/>
        </w:rPr>
      </w:pPr>
      <w:r w:rsidDel="00000000" w:rsidR="00000000" w:rsidRPr="00000000">
        <w:rPr>
          <w:color w:val="222222"/>
          <w:rtl w:val="0"/>
        </w:rPr>
        <w:tab/>
        <w:tab/>
        <w:tab/>
        <w:t xml:space="preserve">set price = (select order_details.price from order_details where order_no=temp_order_no and item_id = d);</w:t>
      </w:r>
    </w:p>
    <w:p w:rsidR="00000000" w:rsidDel="00000000" w:rsidP="00000000" w:rsidRDefault="00000000" w:rsidRPr="00000000" w14:paraId="000003E3">
      <w:pPr>
        <w:ind w:left="720" w:firstLine="0"/>
        <w:rPr>
          <w:color w:val="222222"/>
        </w:rPr>
      </w:pPr>
      <w:r w:rsidDel="00000000" w:rsidR="00000000" w:rsidRPr="00000000">
        <w:rPr>
          <w:rtl w:val="0"/>
        </w:rPr>
      </w:r>
    </w:p>
    <w:p w:rsidR="00000000" w:rsidDel="00000000" w:rsidP="00000000" w:rsidRDefault="00000000" w:rsidRPr="00000000" w14:paraId="000003E4">
      <w:pPr>
        <w:ind w:left="720" w:firstLine="0"/>
        <w:rPr>
          <w:color w:val="222222"/>
        </w:rPr>
      </w:pPr>
      <w:r w:rsidDel="00000000" w:rsidR="00000000" w:rsidRPr="00000000">
        <w:rPr>
          <w:color w:val="222222"/>
          <w:rtl w:val="0"/>
        </w:rPr>
        <w:tab/>
        <w:tab/>
        <w:tab/>
        <w:t xml:space="preserve">select temp_cust_id,cust_name,contact,temp_order_no,order_time,d,name,qty,price,bill_amt,disc,final_price;</w:t>
      </w:r>
    </w:p>
    <w:p w:rsidR="00000000" w:rsidDel="00000000" w:rsidP="00000000" w:rsidRDefault="00000000" w:rsidRPr="00000000" w14:paraId="000003E5">
      <w:pPr>
        <w:ind w:left="720" w:firstLine="0"/>
        <w:rPr>
          <w:color w:val="222222"/>
        </w:rPr>
      </w:pPr>
      <w:r w:rsidDel="00000000" w:rsidR="00000000" w:rsidRPr="00000000">
        <w:rPr>
          <w:rtl w:val="0"/>
        </w:rPr>
      </w:r>
    </w:p>
    <w:p w:rsidR="00000000" w:rsidDel="00000000" w:rsidP="00000000" w:rsidRDefault="00000000" w:rsidRPr="00000000" w14:paraId="000003E6">
      <w:pPr>
        <w:ind w:left="720" w:firstLine="0"/>
        <w:rPr>
          <w:color w:val="222222"/>
        </w:rPr>
      </w:pPr>
      <w:r w:rsidDel="00000000" w:rsidR="00000000" w:rsidRPr="00000000">
        <w:rPr>
          <w:color w:val="222222"/>
          <w:rtl w:val="0"/>
        </w:rPr>
        <w:tab/>
        <w:tab/>
        <w:t xml:space="preserve">fetch cur2 into d;</w:t>
      </w:r>
    </w:p>
    <w:p w:rsidR="00000000" w:rsidDel="00000000" w:rsidP="00000000" w:rsidRDefault="00000000" w:rsidRPr="00000000" w14:paraId="000003E7">
      <w:pPr>
        <w:ind w:left="720" w:firstLine="0"/>
        <w:rPr>
          <w:color w:val="222222"/>
        </w:rPr>
      </w:pPr>
      <w:r w:rsidDel="00000000" w:rsidR="00000000" w:rsidRPr="00000000">
        <w:rPr>
          <w:color w:val="222222"/>
          <w:rtl w:val="0"/>
        </w:rPr>
        <w:tab/>
        <w:tab/>
        <w:t xml:space="preserve">END WHILE;</w:t>
      </w:r>
    </w:p>
    <w:p w:rsidR="00000000" w:rsidDel="00000000" w:rsidP="00000000" w:rsidRDefault="00000000" w:rsidRPr="00000000" w14:paraId="000003E8">
      <w:pPr>
        <w:ind w:left="720" w:firstLine="0"/>
        <w:rPr>
          <w:color w:val="222222"/>
        </w:rPr>
      </w:pPr>
      <w:r w:rsidDel="00000000" w:rsidR="00000000" w:rsidRPr="00000000">
        <w:rPr>
          <w:color w:val="222222"/>
          <w:rtl w:val="0"/>
        </w:rPr>
        <w:tab/>
        <w:tab/>
        <w:t xml:space="preserve">CLOSE cur2;</w:t>
      </w:r>
    </w:p>
    <w:p w:rsidR="00000000" w:rsidDel="00000000" w:rsidP="00000000" w:rsidRDefault="00000000" w:rsidRPr="00000000" w14:paraId="000003E9">
      <w:pPr>
        <w:ind w:left="720" w:firstLine="0"/>
        <w:rPr>
          <w:color w:val="222222"/>
        </w:rPr>
      </w:pPr>
      <w:r w:rsidDel="00000000" w:rsidR="00000000" w:rsidRPr="00000000">
        <w:rPr>
          <w:color w:val="222222"/>
          <w:rtl w:val="0"/>
        </w:rPr>
        <w:t xml:space="preserve">       </w:t>
        <w:tab/>
        <w:tab/>
        <w:t xml:space="preserve">END BLOCK3;</w:t>
      </w:r>
    </w:p>
    <w:p w:rsidR="00000000" w:rsidDel="00000000" w:rsidP="00000000" w:rsidRDefault="00000000" w:rsidRPr="00000000" w14:paraId="000003EA">
      <w:pPr>
        <w:ind w:left="720" w:firstLine="0"/>
        <w:rPr>
          <w:color w:val="222222"/>
        </w:rPr>
      </w:pPr>
      <w:r w:rsidDel="00000000" w:rsidR="00000000" w:rsidRPr="00000000">
        <w:rPr>
          <w:color w:val="222222"/>
          <w:rtl w:val="0"/>
        </w:rPr>
        <w:tab/>
        <w:tab/>
      </w:r>
    </w:p>
    <w:p w:rsidR="00000000" w:rsidDel="00000000" w:rsidP="00000000" w:rsidRDefault="00000000" w:rsidRPr="00000000" w14:paraId="000003EB">
      <w:pPr>
        <w:ind w:left="720" w:firstLine="0"/>
        <w:rPr>
          <w:color w:val="222222"/>
        </w:rPr>
      </w:pPr>
      <w:r w:rsidDel="00000000" w:rsidR="00000000" w:rsidRPr="00000000">
        <w:rPr>
          <w:color w:val="222222"/>
          <w:rtl w:val="0"/>
        </w:rPr>
        <w:t xml:space="preserve">        FETCH cur1 INTO a;</w:t>
      </w:r>
    </w:p>
    <w:p w:rsidR="00000000" w:rsidDel="00000000" w:rsidP="00000000" w:rsidRDefault="00000000" w:rsidRPr="00000000" w14:paraId="000003EC">
      <w:pPr>
        <w:ind w:left="720" w:firstLine="0"/>
        <w:rPr>
          <w:color w:val="222222"/>
        </w:rPr>
      </w:pPr>
      <w:r w:rsidDel="00000000" w:rsidR="00000000" w:rsidRPr="00000000">
        <w:rPr>
          <w:color w:val="222222"/>
          <w:rtl w:val="0"/>
        </w:rPr>
        <w:t xml:space="preserve">        END WHILE;</w:t>
      </w:r>
    </w:p>
    <w:p w:rsidR="00000000" w:rsidDel="00000000" w:rsidP="00000000" w:rsidRDefault="00000000" w:rsidRPr="00000000" w14:paraId="000003ED">
      <w:pPr>
        <w:ind w:left="720" w:firstLine="0"/>
        <w:rPr>
          <w:color w:val="222222"/>
        </w:rPr>
      </w:pPr>
      <w:r w:rsidDel="00000000" w:rsidR="00000000" w:rsidRPr="00000000">
        <w:rPr>
          <w:color w:val="222222"/>
          <w:rtl w:val="0"/>
        </w:rPr>
        <w:t xml:space="preserve">        CLOSE cur1;</w:t>
      </w:r>
    </w:p>
    <w:p w:rsidR="00000000" w:rsidDel="00000000" w:rsidP="00000000" w:rsidRDefault="00000000" w:rsidRPr="00000000" w14:paraId="000003EE">
      <w:pPr>
        <w:ind w:left="720" w:firstLine="0"/>
        <w:rPr>
          <w:color w:val="222222"/>
        </w:rPr>
      </w:pPr>
      <w:r w:rsidDel="00000000" w:rsidR="00000000" w:rsidRPr="00000000">
        <w:rPr>
          <w:color w:val="222222"/>
          <w:rtl w:val="0"/>
        </w:rPr>
        <w:t xml:space="preserve">        END BLOCK2;</w:t>
      </w:r>
    </w:p>
    <w:p w:rsidR="00000000" w:rsidDel="00000000" w:rsidP="00000000" w:rsidRDefault="00000000" w:rsidRPr="00000000" w14:paraId="000003EF">
      <w:pPr>
        <w:ind w:left="720" w:firstLine="0"/>
        <w:rPr>
          <w:color w:val="222222"/>
        </w:rPr>
      </w:pPr>
      <w:r w:rsidDel="00000000" w:rsidR="00000000" w:rsidRPr="00000000">
        <w:rPr>
          <w:rtl w:val="0"/>
        </w:rPr>
      </w:r>
    </w:p>
    <w:p w:rsidR="00000000" w:rsidDel="00000000" w:rsidP="00000000" w:rsidRDefault="00000000" w:rsidRPr="00000000" w14:paraId="000003F0">
      <w:pPr>
        <w:ind w:left="720" w:firstLine="0"/>
        <w:rPr>
          <w:color w:val="222222"/>
        </w:rPr>
      </w:pPr>
      <w:r w:rsidDel="00000000" w:rsidR="00000000" w:rsidRPr="00000000">
        <w:rPr>
          <w:color w:val="222222"/>
          <w:rtl w:val="0"/>
        </w:rPr>
        <w:t xml:space="preserve">     fetch cur3 into c;</w:t>
      </w:r>
    </w:p>
    <w:p w:rsidR="00000000" w:rsidDel="00000000" w:rsidP="00000000" w:rsidRDefault="00000000" w:rsidRPr="00000000" w14:paraId="000003F1">
      <w:pPr>
        <w:ind w:left="720" w:firstLine="0"/>
        <w:rPr>
          <w:color w:val="222222"/>
        </w:rPr>
      </w:pPr>
      <w:r w:rsidDel="00000000" w:rsidR="00000000" w:rsidRPr="00000000">
        <w:rPr>
          <w:color w:val="222222"/>
          <w:rtl w:val="0"/>
        </w:rPr>
        <w:t xml:space="preserve">     END WHILE;</w:t>
      </w:r>
    </w:p>
    <w:p w:rsidR="00000000" w:rsidDel="00000000" w:rsidP="00000000" w:rsidRDefault="00000000" w:rsidRPr="00000000" w14:paraId="000003F2">
      <w:pPr>
        <w:ind w:left="720" w:firstLine="0"/>
        <w:rPr>
          <w:color w:val="222222"/>
        </w:rPr>
      </w:pPr>
      <w:r w:rsidDel="00000000" w:rsidR="00000000" w:rsidRPr="00000000">
        <w:rPr>
          <w:color w:val="222222"/>
          <w:rtl w:val="0"/>
        </w:rPr>
        <w:t xml:space="preserve">      CLOSE cur3;</w:t>
      </w:r>
    </w:p>
    <w:p w:rsidR="00000000" w:rsidDel="00000000" w:rsidP="00000000" w:rsidRDefault="00000000" w:rsidRPr="00000000" w14:paraId="000003F3">
      <w:pPr>
        <w:ind w:left="720" w:firstLine="0"/>
        <w:rPr>
          <w:color w:val="222222"/>
        </w:rPr>
      </w:pPr>
      <w:r w:rsidDel="00000000" w:rsidR="00000000" w:rsidRPr="00000000">
        <w:rPr>
          <w:color w:val="222222"/>
          <w:rtl w:val="0"/>
        </w:rPr>
        <w:t xml:space="preserve">      END BLOCK1;</w:t>
      </w:r>
    </w:p>
    <w:p w:rsidR="00000000" w:rsidDel="00000000" w:rsidP="00000000" w:rsidRDefault="00000000" w:rsidRPr="00000000" w14:paraId="000003F4">
      <w:pPr>
        <w:ind w:left="720" w:firstLine="0"/>
        <w:rPr>
          <w:color w:val="222222"/>
        </w:rPr>
      </w:pPr>
      <w:r w:rsidDel="00000000" w:rsidR="00000000" w:rsidRPr="00000000">
        <w:rPr>
          <w:rtl w:val="0"/>
        </w:rPr>
      </w:r>
    </w:p>
    <w:p w:rsidR="00000000" w:rsidDel="00000000" w:rsidP="00000000" w:rsidRDefault="00000000" w:rsidRPr="00000000" w14:paraId="000003F5">
      <w:pPr>
        <w:ind w:left="720" w:firstLine="0"/>
        <w:rPr>
          <w:color w:val="222222"/>
        </w:rPr>
      </w:pPr>
      <w:r w:rsidDel="00000000" w:rsidR="00000000" w:rsidRPr="00000000">
        <w:rPr>
          <w:color w:val="222222"/>
          <w:rtl w:val="0"/>
        </w:rPr>
        <w:t xml:space="preserve">END$$</w:t>
      </w:r>
    </w:p>
    <w:p w:rsidR="00000000" w:rsidDel="00000000" w:rsidP="00000000" w:rsidRDefault="00000000" w:rsidRPr="00000000" w14:paraId="000003F6">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3F7">
      <w:pPr>
        <w:ind w:left="720" w:firstLine="0"/>
        <w:rPr>
          <w:color w:val="222222"/>
        </w:rPr>
      </w:pPr>
      <w:r w:rsidDel="00000000" w:rsidR="00000000" w:rsidRPr="00000000">
        <w:rPr>
          <w:rtl w:val="0"/>
        </w:rPr>
      </w:r>
    </w:p>
    <w:p w:rsidR="00000000" w:rsidDel="00000000" w:rsidP="00000000" w:rsidRDefault="00000000" w:rsidRPr="00000000" w14:paraId="000003F8">
      <w:pPr>
        <w:ind w:left="720" w:firstLine="0"/>
        <w:rPr>
          <w:color w:val="222222"/>
        </w:rPr>
      </w:pPr>
      <w:r w:rsidDel="00000000" w:rsidR="00000000" w:rsidRPr="00000000">
        <w:rPr>
          <w:b w:val="1"/>
          <w:color w:val="222222"/>
          <w:rtl w:val="0"/>
        </w:rPr>
        <w:t xml:space="preserve">Screenshot: </w:t>
      </w:r>
      <w:r w:rsidDel="00000000" w:rsidR="00000000" w:rsidRPr="00000000">
        <w:rPr>
          <w:color w:val="222222"/>
          <w:rtl w:val="0"/>
        </w:rPr>
        <w:t xml:space="preserve">It displays top 2 customer details including name, contact and ID and  their order details of each order previously ordered. It also displays item details of each order.</w:t>
      </w:r>
    </w:p>
    <w:p w:rsidR="00000000" w:rsidDel="00000000" w:rsidP="00000000" w:rsidRDefault="00000000" w:rsidRPr="00000000" w14:paraId="000003F9">
      <w:pPr>
        <w:ind w:left="720" w:firstLine="0"/>
        <w:rPr>
          <w:color w:val="222222"/>
        </w:rPr>
      </w:pPr>
      <w:r w:rsidDel="00000000" w:rsidR="00000000" w:rsidRPr="00000000">
        <w:rPr>
          <w:color w:val="222222"/>
        </w:rPr>
        <w:drawing>
          <wp:inline distB="114300" distT="114300" distL="114300" distR="114300">
            <wp:extent cx="6172200" cy="4546600"/>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172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ind w:left="720" w:firstLine="0"/>
        <w:rPr>
          <w:color w:val="222222"/>
        </w:rPr>
      </w:pPr>
      <w:r w:rsidDel="00000000" w:rsidR="00000000" w:rsidRPr="00000000">
        <w:rPr>
          <w:color w:val="222222"/>
        </w:rPr>
        <w:drawing>
          <wp:inline distB="114300" distT="114300" distL="114300" distR="114300">
            <wp:extent cx="6172200" cy="1143000"/>
            <wp:effectExtent b="0" l="0" r="0" t="0"/>
            <wp:docPr id="2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72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ind w:left="720" w:firstLine="0"/>
        <w:rPr>
          <w:color w:val="222222"/>
        </w:rPr>
      </w:pPr>
      <w:r w:rsidDel="00000000" w:rsidR="00000000" w:rsidRPr="00000000">
        <w:rPr>
          <w:color w:val="222222"/>
        </w:rPr>
        <w:drawing>
          <wp:inline distB="114300" distT="114300" distL="114300" distR="114300">
            <wp:extent cx="6172200" cy="11430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722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C">
      <w:pPr>
        <w:numPr>
          <w:ilvl w:val="0"/>
          <w:numId w:val="1"/>
        </w:numPr>
        <w:ind w:left="1440" w:hanging="360"/>
        <w:rPr>
          <w:color w:val="222222"/>
        </w:rPr>
      </w:pPr>
      <w:r w:rsidDel="00000000" w:rsidR="00000000" w:rsidRPr="00000000">
        <w:rPr>
          <w:b w:val="1"/>
          <w:color w:val="222222"/>
          <w:sz w:val="28"/>
          <w:szCs w:val="28"/>
          <w:rtl w:val="0"/>
        </w:rPr>
        <w:t xml:space="preserve"> Display restaurant details: </w:t>
      </w:r>
      <w:r w:rsidDel="00000000" w:rsidR="00000000" w:rsidRPr="00000000">
        <w:rPr>
          <w:color w:val="222222"/>
          <w:sz w:val="28"/>
          <w:szCs w:val="28"/>
          <w:rtl w:val="0"/>
        </w:rPr>
        <w:t xml:space="preserve">It displays the details of the restaurants to the admin.</w:t>
      </w:r>
      <w:r w:rsidDel="00000000" w:rsidR="00000000" w:rsidRPr="00000000">
        <w:rPr>
          <w:rtl w:val="0"/>
        </w:rPr>
      </w:r>
    </w:p>
    <w:p w:rsidR="00000000" w:rsidDel="00000000" w:rsidP="00000000" w:rsidRDefault="00000000" w:rsidRPr="00000000" w14:paraId="000003FD">
      <w:pPr>
        <w:ind w:left="720" w:firstLine="0"/>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3FE">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3FF">
      <w:pPr>
        <w:ind w:left="720" w:firstLine="0"/>
        <w:rPr>
          <w:color w:val="222222"/>
        </w:rPr>
      </w:pPr>
      <w:r w:rsidDel="00000000" w:rsidR="00000000" w:rsidRPr="00000000">
        <w:rPr>
          <w:color w:val="222222"/>
          <w:rtl w:val="0"/>
        </w:rPr>
        <w:t xml:space="preserve">CREATE DEFINER=`root`@`localhost` PROCEDURE `restaurant_details3`()</w:t>
      </w:r>
    </w:p>
    <w:p w:rsidR="00000000" w:rsidDel="00000000" w:rsidP="00000000" w:rsidRDefault="00000000" w:rsidRPr="00000000" w14:paraId="00000400">
      <w:pPr>
        <w:ind w:left="720" w:firstLine="0"/>
        <w:rPr>
          <w:color w:val="222222"/>
        </w:rPr>
      </w:pPr>
      <w:r w:rsidDel="00000000" w:rsidR="00000000" w:rsidRPr="00000000">
        <w:rPr>
          <w:color w:val="222222"/>
          <w:rtl w:val="0"/>
        </w:rPr>
        <w:t xml:space="preserve">BEGIN</w:t>
      </w:r>
    </w:p>
    <w:p w:rsidR="00000000" w:rsidDel="00000000" w:rsidP="00000000" w:rsidRDefault="00000000" w:rsidRPr="00000000" w14:paraId="00000401">
      <w:pPr>
        <w:ind w:left="720" w:firstLine="0"/>
        <w:rPr>
          <w:color w:val="222222"/>
        </w:rPr>
      </w:pPr>
      <w:r w:rsidDel="00000000" w:rsidR="00000000" w:rsidRPr="00000000">
        <w:rPr>
          <w:color w:val="222222"/>
          <w:rtl w:val="0"/>
        </w:rPr>
        <w:t xml:space="preserve">     DECLARE a int;</w:t>
      </w:r>
    </w:p>
    <w:p w:rsidR="00000000" w:rsidDel="00000000" w:rsidP="00000000" w:rsidRDefault="00000000" w:rsidRPr="00000000" w14:paraId="00000402">
      <w:pPr>
        <w:ind w:left="720" w:firstLine="0"/>
        <w:rPr>
          <w:color w:val="222222"/>
        </w:rPr>
      </w:pPr>
      <w:r w:rsidDel="00000000" w:rsidR="00000000" w:rsidRPr="00000000">
        <w:rPr>
          <w:color w:val="222222"/>
          <w:rtl w:val="0"/>
        </w:rPr>
        <w:t xml:space="preserve">     DECLARE z int;</w:t>
      </w:r>
    </w:p>
    <w:p w:rsidR="00000000" w:rsidDel="00000000" w:rsidP="00000000" w:rsidRDefault="00000000" w:rsidRPr="00000000" w14:paraId="00000403">
      <w:pPr>
        <w:ind w:left="720" w:firstLine="0"/>
        <w:rPr>
          <w:color w:val="222222"/>
        </w:rPr>
      </w:pPr>
      <w:r w:rsidDel="00000000" w:rsidR="00000000" w:rsidRPr="00000000">
        <w:rPr>
          <w:color w:val="222222"/>
          <w:rtl w:val="0"/>
        </w:rPr>
        <w:t xml:space="preserve">     DECLARE order_N int;</w:t>
      </w:r>
    </w:p>
    <w:p w:rsidR="00000000" w:rsidDel="00000000" w:rsidP="00000000" w:rsidRDefault="00000000" w:rsidRPr="00000000" w14:paraId="00000404">
      <w:pPr>
        <w:ind w:left="720" w:firstLine="0"/>
        <w:rPr>
          <w:color w:val="222222"/>
        </w:rPr>
      </w:pPr>
      <w:r w:rsidDel="00000000" w:rsidR="00000000" w:rsidRPr="00000000">
        <w:rPr>
          <w:color w:val="222222"/>
          <w:rtl w:val="0"/>
        </w:rPr>
        <w:t xml:space="preserve">     DECLARE temp_order_no int;</w:t>
      </w:r>
    </w:p>
    <w:p w:rsidR="00000000" w:rsidDel="00000000" w:rsidP="00000000" w:rsidRDefault="00000000" w:rsidRPr="00000000" w14:paraId="00000405">
      <w:pPr>
        <w:ind w:left="720" w:firstLine="0"/>
        <w:rPr>
          <w:color w:val="222222"/>
        </w:rPr>
      </w:pPr>
      <w:r w:rsidDel="00000000" w:rsidR="00000000" w:rsidRPr="00000000">
        <w:rPr>
          <w:color w:val="222222"/>
          <w:rtl w:val="0"/>
        </w:rPr>
        <w:t xml:space="preserve">     DECLARE temp_rest_id int;</w:t>
      </w:r>
    </w:p>
    <w:p w:rsidR="00000000" w:rsidDel="00000000" w:rsidP="00000000" w:rsidRDefault="00000000" w:rsidRPr="00000000" w14:paraId="00000406">
      <w:pPr>
        <w:ind w:left="720" w:firstLine="0"/>
        <w:rPr>
          <w:color w:val="222222"/>
        </w:rPr>
      </w:pPr>
      <w:r w:rsidDel="00000000" w:rsidR="00000000" w:rsidRPr="00000000">
        <w:rPr>
          <w:color w:val="222222"/>
          <w:rtl w:val="0"/>
        </w:rPr>
        <w:t xml:space="preserve">     DECLARE b,r int;</w:t>
      </w:r>
    </w:p>
    <w:p w:rsidR="00000000" w:rsidDel="00000000" w:rsidP="00000000" w:rsidRDefault="00000000" w:rsidRPr="00000000" w14:paraId="00000407">
      <w:pPr>
        <w:ind w:left="720" w:firstLine="0"/>
        <w:rPr>
          <w:color w:val="222222"/>
        </w:rPr>
      </w:pPr>
      <w:r w:rsidDel="00000000" w:rsidR="00000000" w:rsidRPr="00000000">
        <w:rPr>
          <w:color w:val="222222"/>
          <w:rtl w:val="0"/>
        </w:rPr>
        <w:t xml:space="preserve">     DECLARE c varchar(10);</w:t>
      </w:r>
    </w:p>
    <w:p w:rsidR="00000000" w:rsidDel="00000000" w:rsidP="00000000" w:rsidRDefault="00000000" w:rsidRPr="00000000" w14:paraId="00000408">
      <w:pPr>
        <w:ind w:left="720" w:firstLine="0"/>
        <w:rPr>
          <w:color w:val="222222"/>
        </w:rPr>
      </w:pPr>
      <w:r w:rsidDel="00000000" w:rsidR="00000000" w:rsidRPr="00000000">
        <w:rPr>
          <w:color w:val="222222"/>
          <w:rtl w:val="0"/>
        </w:rPr>
        <w:t xml:space="preserve">     DECLARE name varchar(20);</w:t>
      </w:r>
    </w:p>
    <w:p w:rsidR="00000000" w:rsidDel="00000000" w:rsidP="00000000" w:rsidRDefault="00000000" w:rsidRPr="00000000" w14:paraId="00000409">
      <w:pPr>
        <w:ind w:left="720" w:firstLine="0"/>
        <w:rPr>
          <w:color w:val="222222"/>
        </w:rPr>
      </w:pPr>
      <w:r w:rsidDel="00000000" w:rsidR="00000000" w:rsidRPr="00000000">
        <w:rPr>
          <w:color w:val="222222"/>
          <w:rtl w:val="0"/>
        </w:rPr>
        <w:t xml:space="preserve">     DECLARE city varchar(20);</w:t>
      </w:r>
    </w:p>
    <w:p w:rsidR="00000000" w:rsidDel="00000000" w:rsidP="00000000" w:rsidRDefault="00000000" w:rsidRPr="00000000" w14:paraId="0000040A">
      <w:pPr>
        <w:ind w:left="720" w:firstLine="0"/>
        <w:rPr>
          <w:color w:val="222222"/>
        </w:rPr>
      </w:pPr>
      <w:r w:rsidDel="00000000" w:rsidR="00000000" w:rsidRPr="00000000">
        <w:rPr>
          <w:color w:val="222222"/>
          <w:rtl w:val="0"/>
        </w:rPr>
        <w:t xml:space="preserve">     DECLARE temp_name varchar(20);</w:t>
      </w:r>
    </w:p>
    <w:p w:rsidR="00000000" w:rsidDel="00000000" w:rsidP="00000000" w:rsidRDefault="00000000" w:rsidRPr="00000000" w14:paraId="0000040B">
      <w:pPr>
        <w:ind w:left="720" w:firstLine="0"/>
        <w:rPr>
          <w:color w:val="222222"/>
        </w:rPr>
      </w:pPr>
      <w:r w:rsidDel="00000000" w:rsidR="00000000" w:rsidRPr="00000000">
        <w:rPr>
          <w:color w:val="222222"/>
          <w:rtl w:val="0"/>
        </w:rPr>
        <w:t xml:space="preserve">     DECLARE temp_city varchar(20);</w:t>
      </w:r>
    </w:p>
    <w:p w:rsidR="00000000" w:rsidDel="00000000" w:rsidP="00000000" w:rsidRDefault="00000000" w:rsidRPr="00000000" w14:paraId="0000040C">
      <w:pPr>
        <w:ind w:left="720" w:firstLine="0"/>
        <w:rPr>
          <w:color w:val="222222"/>
        </w:rPr>
      </w:pPr>
      <w:r w:rsidDel="00000000" w:rsidR="00000000" w:rsidRPr="00000000">
        <w:rPr>
          <w:color w:val="222222"/>
          <w:rtl w:val="0"/>
        </w:rPr>
        <w:t xml:space="preserve">     DECLARE d int;</w:t>
      </w:r>
    </w:p>
    <w:p w:rsidR="00000000" w:rsidDel="00000000" w:rsidP="00000000" w:rsidRDefault="00000000" w:rsidRPr="00000000" w14:paraId="0000040D">
      <w:pPr>
        <w:ind w:left="720" w:firstLine="0"/>
        <w:rPr>
          <w:color w:val="222222"/>
        </w:rPr>
      </w:pPr>
      <w:r w:rsidDel="00000000" w:rsidR="00000000" w:rsidRPr="00000000">
        <w:rPr>
          <w:color w:val="222222"/>
          <w:rtl w:val="0"/>
        </w:rPr>
        <w:t xml:space="preserve">     DECLARE e,f time;</w:t>
      </w:r>
    </w:p>
    <w:p w:rsidR="00000000" w:rsidDel="00000000" w:rsidP="00000000" w:rsidRDefault="00000000" w:rsidRPr="00000000" w14:paraId="0000040E">
      <w:pPr>
        <w:ind w:left="720" w:firstLine="0"/>
        <w:rPr>
          <w:color w:val="222222"/>
        </w:rPr>
      </w:pPr>
      <w:r w:rsidDel="00000000" w:rsidR="00000000" w:rsidRPr="00000000">
        <w:rPr>
          <w:color w:val="222222"/>
          <w:rtl w:val="0"/>
        </w:rPr>
        <w:t xml:space="preserve">     DECLARE g char(10);</w:t>
      </w:r>
    </w:p>
    <w:p w:rsidR="00000000" w:rsidDel="00000000" w:rsidP="00000000" w:rsidRDefault="00000000" w:rsidRPr="00000000" w14:paraId="0000040F">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410">
      <w:pPr>
        <w:ind w:left="720" w:firstLine="0"/>
        <w:rPr>
          <w:color w:val="222222"/>
        </w:rPr>
      </w:pPr>
      <w:r w:rsidDel="00000000" w:rsidR="00000000" w:rsidRPr="00000000">
        <w:rPr>
          <w:color w:val="222222"/>
          <w:rtl w:val="0"/>
        </w:rPr>
        <w:t xml:space="preserve">     BLOCK1: BEGIN</w:t>
      </w:r>
    </w:p>
    <w:p w:rsidR="00000000" w:rsidDel="00000000" w:rsidP="00000000" w:rsidRDefault="00000000" w:rsidRPr="00000000" w14:paraId="00000411">
      <w:pPr>
        <w:ind w:left="720" w:firstLine="0"/>
        <w:rPr>
          <w:color w:val="222222"/>
        </w:rPr>
      </w:pPr>
      <w:r w:rsidDel="00000000" w:rsidR="00000000" w:rsidRPr="00000000">
        <w:rPr>
          <w:color w:val="222222"/>
          <w:rtl w:val="0"/>
        </w:rPr>
        <w:t xml:space="preserve">     DECLARE cur1 cursor for select restaurant_id from restaurant;</w:t>
      </w:r>
    </w:p>
    <w:p w:rsidR="00000000" w:rsidDel="00000000" w:rsidP="00000000" w:rsidRDefault="00000000" w:rsidRPr="00000000" w14:paraId="00000412">
      <w:pPr>
        <w:ind w:left="720" w:firstLine="0"/>
        <w:rPr>
          <w:color w:val="222222"/>
        </w:rPr>
      </w:pPr>
      <w:r w:rsidDel="00000000" w:rsidR="00000000" w:rsidRPr="00000000">
        <w:rPr>
          <w:color w:val="222222"/>
          <w:rtl w:val="0"/>
        </w:rPr>
        <w:t xml:space="preserve">     DECLARE continue handler for not found set b = 1;</w:t>
      </w:r>
    </w:p>
    <w:p w:rsidR="00000000" w:rsidDel="00000000" w:rsidP="00000000" w:rsidRDefault="00000000" w:rsidRPr="00000000" w14:paraId="00000413">
      <w:pPr>
        <w:ind w:left="720" w:firstLine="0"/>
        <w:rPr>
          <w:color w:val="222222"/>
        </w:rPr>
      </w:pPr>
      <w:r w:rsidDel="00000000" w:rsidR="00000000" w:rsidRPr="00000000">
        <w:rPr>
          <w:color w:val="222222"/>
          <w:rtl w:val="0"/>
        </w:rPr>
        <w:t xml:space="preserve">     open cur1;</w:t>
      </w:r>
    </w:p>
    <w:p w:rsidR="00000000" w:rsidDel="00000000" w:rsidP="00000000" w:rsidRDefault="00000000" w:rsidRPr="00000000" w14:paraId="00000414">
      <w:pPr>
        <w:ind w:left="720" w:firstLine="0"/>
        <w:rPr>
          <w:color w:val="222222"/>
        </w:rPr>
      </w:pPr>
      <w:r w:rsidDel="00000000" w:rsidR="00000000" w:rsidRPr="00000000">
        <w:rPr>
          <w:color w:val="222222"/>
          <w:rtl w:val="0"/>
        </w:rPr>
        <w:t xml:space="preserve">     set b=0;</w:t>
      </w:r>
    </w:p>
    <w:p w:rsidR="00000000" w:rsidDel="00000000" w:rsidP="00000000" w:rsidRDefault="00000000" w:rsidRPr="00000000" w14:paraId="00000415">
      <w:pPr>
        <w:ind w:left="720" w:firstLine="0"/>
        <w:rPr>
          <w:color w:val="222222"/>
        </w:rPr>
      </w:pPr>
      <w:r w:rsidDel="00000000" w:rsidR="00000000" w:rsidRPr="00000000">
        <w:rPr>
          <w:color w:val="222222"/>
          <w:rtl w:val="0"/>
        </w:rPr>
        <w:t xml:space="preserve">     set r=0;</w:t>
      </w:r>
    </w:p>
    <w:p w:rsidR="00000000" w:rsidDel="00000000" w:rsidP="00000000" w:rsidRDefault="00000000" w:rsidRPr="00000000" w14:paraId="00000416">
      <w:pPr>
        <w:ind w:left="720" w:firstLine="0"/>
        <w:rPr>
          <w:color w:val="222222"/>
        </w:rPr>
      </w:pPr>
      <w:r w:rsidDel="00000000" w:rsidR="00000000" w:rsidRPr="00000000">
        <w:rPr>
          <w:color w:val="222222"/>
          <w:rtl w:val="0"/>
        </w:rPr>
        <w:t xml:space="preserve">     set z=0;</w:t>
      </w:r>
    </w:p>
    <w:p w:rsidR="00000000" w:rsidDel="00000000" w:rsidP="00000000" w:rsidRDefault="00000000" w:rsidRPr="00000000" w14:paraId="00000417">
      <w:pPr>
        <w:ind w:left="720" w:firstLine="0"/>
        <w:rPr>
          <w:color w:val="222222"/>
        </w:rPr>
      </w:pPr>
      <w:r w:rsidDel="00000000" w:rsidR="00000000" w:rsidRPr="00000000">
        <w:rPr>
          <w:color w:val="222222"/>
          <w:rtl w:val="0"/>
        </w:rPr>
        <w:t xml:space="preserve">     fetch cur1 into a;</w:t>
      </w:r>
    </w:p>
    <w:p w:rsidR="00000000" w:rsidDel="00000000" w:rsidP="00000000" w:rsidRDefault="00000000" w:rsidRPr="00000000" w14:paraId="00000418">
      <w:pPr>
        <w:ind w:left="720" w:firstLine="0"/>
        <w:rPr>
          <w:color w:val="222222"/>
        </w:rPr>
      </w:pPr>
      <w:r w:rsidDel="00000000" w:rsidR="00000000" w:rsidRPr="00000000">
        <w:rPr>
          <w:color w:val="222222"/>
          <w:rtl w:val="0"/>
        </w:rPr>
        <w:t xml:space="preserve">     WHILE b = 0 DO</w:t>
      </w:r>
    </w:p>
    <w:p w:rsidR="00000000" w:rsidDel="00000000" w:rsidP="00000000" w:rsidRDefault="00000000" w:rsidRPr="00000000" w14:paraId="00000419">
      <w:pPr>
        <w:ind w:left="720" w:firstLine="0"/>
        <w:rPr>
          <w:color w:val="222222"/>
        </w:rPr>
      </w:pPr>
      <w:r w:rsidDel="00000000" w:rsidR="00000000" w:rsidRPr="00000000">
        <w:rPr>
          <w:color w:val="222222"/>
          <w:rtl w:val="0"/>
        </w:rPr>
        <w:tab/>
        <w:t xml:space="preserve">set temp_rest_id = a;</w:t>
      </w:r>
    </w:p>
    <w:p w:rsidR="00000000" w:rsidDel="00000000" w:rsidP="00000000" w:rsidRDefault="00000000" w:rsidRPr="00000000" w14:paraId="0000041A">
      <w:pPr>
        <w:ind w:left="720" w:firstLine="0"/>
        <w:rPr>
          <w:color w:val="222222"/>
        </w:rPr>
      </w:pPr>
      <w:r w:rsidDel="00000000" w:rsidR="00000000" w:rsidRPr="00000000">
        <w:rPr>
          <w:color w:val="222222"/>
          <w:rtl w:val="0"/>
        </w:rPr>
        <w:tab/>
        <w:t xml:space="preserve">set c = (select restaurant_name from restaurant where restaurant_id=temp_rest_id);</w:t>
      </w:r>
    </w:p>
    <w:p w:rsidR="00000000" w:rsidDel="00000000" w:rsidP="00000000" w:rsidRDefault="00000000" w:rsidRPr="00000000" w14:paraId="0000041B">
      <w:pPr>
        <w:ind w:left="720" w:firstLine="0"/>
        <w:rPr>
          <w:color w:val="222222"/>
        </w:rPr>
      </w:pPr>
      <w:r w:rsidDel="00000000" w:rsidR="00000000" w:rsidRPr="00000000">
        <w:rPr>
          <w:color w:val="222222"/>
          <w:rtl w:val="0"/>
        </w:rPr>
        <w:tab/>
      </w:r>
    </w:p>
    <w:p w:rsidR="00000000" w:rsidDel="00000000" w:rsidP="00000000" w:rsidRDefault="00000000" w:rsidRPr="00000000" w14:paraId="0000041C">
      <w:pPr>
        <w:ind w:left="720" w:firstLine="0"/>
        <w:rPr>
          <w:color w:val="222222"/>
        </w:rPr>
      </w:pPr>
      <w:r w:rsidDel="00000000" w:rsidR="00000000" w:rsidRPr="00000000">
        <w:rPr>
          <w:color w:val="222222"/>
          <w:rtl w:val="0"/>
        </w:rPr>
        <w:tab/>
        <w:t xml:space="preserve">set d = (select no_of_branches from restaurant where restaurant_id=temp_rest_id);</w:t>
      </w:r>
    </w:p>
    <w:p w:rsidR="00000000" w:rsidDel="00000000" w:rsidP="00000000" w:rsidRDefault="00000000" w:rsidRPr="00000000" w14:paraId="0000041D">
      <w:pPr>
        <w:ind w:left="720" w:firstLine="0"/>
        <w:rPr>
          <w:color w:val="222222"/>
        </w:rPr>
      </w:pPr>
      <w:r w:rsidDel="00000000" w:rsidR="00000000" w:rsidRPr="00000000">
        <w:rPr>
          <w:color w:val="222222"/>
          <w:rtl w:val="0"/>
        </w:rPr>
        <w:tab/>
      </w:r>
    </w:p>
    <w:p w:rsidR="00000000" w:rsidDel="00000000" w:rsidP="00000000" w:rsidRDefault="00000000" w:rsidRPr="00000000" w14:paraId="0000041E">
      <w:pPr>
        <w:ind w:left="720" w:firstLine="0"/>
        <w:rPr>
          <w:color w:val="222222"/>
        </w:rPr>
      </w:pPr>
      <w:r w:rsidDel="00000000" w:rsidR="00000000" w:rsidRPr="00000000">
        <w:rPr>
          <w:color w:val="222222"/>
          <w:rtl w:val="0"/>
        </w:rPr>
        <w:t xml:space="preserve">        set e = (select open_time from restaurant where restaurant_id = temp_rest_id);</w:t>
      </w:r>
    </w:p>
    <w:p w:rsidR="00000000" w:rsidDel="00000000" w:rsidP="00000000" w:rsidRDefault="00000000" w:rsidRPr="00000000" w14:paraId="0000041F">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420">
      <w:pPr>
        <w:ind w:left="720" w:firstLine="0"/>
        <w:rPr>
          <w:color w:val="222222"/>
        </w:rPr>
      </w:pPr>
      <w:r w:rsidDel="00000000" w:rsidR="00000000" w:rsidRPr="00000000">
        <w:rPr>
          <w:color w:val="222222"/>
          <w:rtl w:val="0"/>
        </w:rPr>
        <w:t xml:space="preserve">        set f = (select close_time from restaurant where restaurant_id = temp_rest_id);</w:t>
      </w:r>
    </w:p>
    <w:p w:rsidR="00000000" w:rsidDel="00000000" w:rsidP="00000000" w:rsidRDefault="00000000" w:rsidRPr="00000000" w14:paraId="00000421">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422">
      <w:pPr>
        <w:ind w:left="720" w:firstLine="0"/>
        <w:rPr>
          <w:color w:val="222222"/>
        </w:rPr>
      </w:pPr>
      <w:r w:rsidDel="00000000" w:rsidR="00000000" w:rsidRPr="00000000">
        <w:rPr>
          <w:color w:val="222222"/>
          <w:rtl w:val="0"/>
        </w:rPr>
        <w:t xml:space="preserve">        set g = (select contact from restaurant where restaurant_id = temp_rest_id);</w:t>
      </w:r>
    </w:p>
    <w:p w:rsidR="00000000" w:rsidDel="00000000" w:rsidP="00000000" w:rsidRDefault="00000000" w:rsidRPr="00000000" w14:paraId="00000423">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424">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425">
      <w:pPr>
        <w:ind w:left="720" w:firstLine="0"/>
        <w:rPr>
          <w:color w:val="222222"/>
        </w:rPr>
      </w:pPr>
      <w:r w:rsidDel="00000000" w:rsidR="00000000" w:rsidRPr="00000000">
        <w:rPr>
          <w:color w:val="222222"/>
          <w:rtl w:val="0"/>
        </w:rPr>
        <w:t xml:space="preserve">        BLOCK2: BEGIN </w:t>
      </w:r>
    </w:p>
    <w:p w:rsidR="00000000" w:rsidDel="00000000" w:rsidP="00000000" w:rsidRDefault="00000000" w:rsidRPr="00000000" w14:paraId="00000426">
      <w:pPr>
        <w:ind w:left="720" w:firstLine="0"/>
        <w:rPr>
          <w:color w:val="222222"/>
        </w:rPr>
      </w:pPr>
      <w:r w:rsidDel="00000000" w:rsidR="00000000" w:rsidRPr="00000000">
        <w:rPr>
          <w:color w:val="222222"/>
          <w:rtl w:val="0"/>
        </w:rPr>
        <w:t xml:space="preserve">        DECLARE cur2 cursor FOR SELECT branch_name,branch_city from branch where branch.restaurant_id = temp_rest_id;</w:t>
      </w:r>
    </w:p>
    <w:p w:rsidR="00000000" w:rsidDel="00000000" w:rsidP="00000000" w:rsidRDefault="00000000" w:rsidRPr="00000000" w14:paraId="00000427">
      <w:pPr>
        <w:ind w:left="720" w:firstLine="0"/>
        <w:rPr>
          <w:color w:val="222222"/>
        </w:rPr>
      </w:pPr>
      <w:r w:rsidDel="00000000" w:rsidR="00000000" w:rsidRPr="00000000">
        <w:rPr>
          <w:color w:val="222222"/>
          <w:rtl w:val="0"/>
        </w:rPr>
        <w:t xml:space="preserve">        DECLARE CONTINUE HANDLER FOR NOT FOUND SET z = 1; </w:t>
      </w:r>
    </w:p>
    <w:p w:rsidR="00000000" w:rsidDel="00000000" w:rsidP="00000000" w:rsidRDefault="00000000" w:rsidRPr="00000000" w14:paraId="00000428">
      <w:pPr>
        <w:ind w:left="720" w:firstLine="0"/>
        <w:rPr>
          <w:color w:val="222222"/>
        </w:rPr>
      </w:pPr>
      <w:r w:rsidDel="00000000" w:rsidR="00000000" w:rsidRPr="00000000">
        <w:rPr>
          <w:color w:val="222222"/>
          <w:rtl w:val="0"/>
        </w:rPr>
        <w:t xml:space="preserve">     open cur2;</w:t>
      </w:r>
    </w:p>
    <w:p w:rsidR="00000000" w:rsidDel="00000000" w:rsidP="00000000" w:rsidRDefault="00000000" w:rsidRPr="00000000" w14:paraId="00000429">
      <w:pPr>
        <w:ind w:left="720" w:firstLine="0"/>
        <w:rPr>
          <w:color w:val="222222"/>
        </w:rPr>
      </w:pPr>
      <w:r w:rsidDel="00000000" w:rsidR="00000000" w:rsidRPr="00000000">
        <w:rPr>
          <w:color w:val="222222"/>
          <w:rtl w:val="0"/>
        </w:rPr>
        <w:t xml:space="preserve">     set z=0;</w:t>
      </w:r>
    </w:p>
    <w:p w:rsidR="00000000" w:rsidDel="00000000" w:rsidP="00000000" w:rsidRDefault="00000000" w:rsidRPr="00000000" w14:paraId="0000042A">
      <w:pPr>
        <w:ind w:left="720" w:firstLine="0"/>
        <w:rPr>
          <w:color w:val="222222"/>
        </w:rPr>
      </w:pPr>
      <w:r w:rsidDel="00000000" w:rsidR="00000000" w:rsidRPr="00000000">
        <w:rPr>
          <w:color w:val="222222"/>
          <w:rtl w:val="0"/>
        </w:rPr>
        <w:t xml:space="preserve">     fetch cur2 into name,city;</w:t>
      </w:r>
    </w:p>
    <w:p w:rsidR="00000000" w:rsidDel="00000000" w:rsidP="00000000" w:rsidRDefault="00000000" w:rsidRPr="00000000" w14:paraId="0000042B">
      <w:pPr>
        <w:ind w:left="720" w:firstLine="0"/>
        <w:rPr>
          <w:color w:val="222222"/>
        </w:rPr>
      </w:pPr>
      <w:r w:rsidDel="00000000" w:rsidR="00000000" w:rsidRPr="00000000">
        <w:rPr>
          <w:color w:val="222222"/>
          <w:rtl w:val="0"/>
        </w:rPr>
        <w:t xml:space="preserve">     WHILE z = 0 DO</w:t>
      </w:r>
    </w:p>
    <w:p w:rsidR="00000000" w:rsidDel="00000000" w:rsidP="00000000" w:rsidRDefault="00000000" w:rsidRPr="00000000" w14:paraId="0000042C">
      <w:pPr>
        <w:ind w:left="720" w:firstLine="0"/>
        <w:rPr>
          <w:color w:val="222222"/>
        </w:rPr>
      </w:pPr>
      <w:r w:rsidDel="00000000" w:rsidR="00000000" w:rsidRPr="00000000">
        <w:rPr>
          <w:color w:val="222222"/>
          <w:rtl w:val="0"/>
        </w:rPr>
        <w:tab/>
        <w:t xml:space="preserve"> set temp_name = name;</w:t>
      </w:r>
    </w:p>
    <w:p w:rsidR="00000000" w:rsidDel="00000000" w:rsidP="00000000" w:rsidRDefault="00000000" w:rsidRPr="00000000" w14:paraId="0000042D">
      <w:pPr>
        <w:ind w:left="720" w:firstLine="0"/>
        <w:rPr>
          <w:color w:val="222222"/>
        </w:rPr>
      </w:pPr>
      <w:r w:rsidDel="00000000" w:rsidR="00000000" w:rsidRPr="00000000">
        <w:rPr>
          <w:color w:val="222222"/>
          <w:rtl w:val="0"/>
        </w:rPr>
        <w:t xml:space="preserve">     set temp_city = city;</w:t>
      </w:r>
    </w:p>
    <w:p w:rsidR="00000000" w:rsidDel="00000000" w:rsidP="00000000" w:rsidRDefault="00000000" w:rsidRPr="00000000" w14:paraId="0000042E">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42F">
      <w:pPr>
        <w:ind w:left="720" w:firstLine="0"/>
        <w:rPr>
          <w:color w:val="222222"/>
        </w:rPr>
      </w:pPr>
      <w:r w:rsidDel="00000000" w:rsidR="00000000" w:rsidRPr="00000000">
        <w:rPr>
          <w:rtl w:val="0"/>
        </w:rPr>
      </w:r>
    </w:p>
    <w:p w:rsidR="00000000" w:rsidDel="00000000" w:rsidP="00000000" w:rsidRDefault="00000000" w:rsidRPr="00000000" w14:paraId="00000430">
      <w:pPr>
        <w:ind w:left="720" w:firstLine="0"/>
        <w:rPr>
          <w:color w:val="222222"/>
        </w:rPr>
      </w:pPr>
      <w:r w:rsidDel="00000000" w:rsidR="00000000" w:rsidRPr="00000000">
        <w:rPr>
          <w:color w:val="222222"/>
          <w:rtl w:val="0"/>
        </w:rPr>
        <w:t xml:space="preserve">        BLOCK3: BEGIN</w:t>
      </w:r>
    </w:p>
    <w:p w:rsidR="00000000" w:rsidDel="00000000" w:rsidP="00000000" w:rsidRDefault="00000000" w:rsidRPr="00000000" w14:paraId="00000431">
      <w:pPr>
        <w:ind w:left="720" w:firstLine="0"/>
        <w:rPr>
          <w:color w:val="222222"/>
        </w:rPr>
      </w:pPr>
      <w:r w:rsidDel="00000000" w:rsidR="00000000" w:rsidRPr="00000000">
        <w:rPr>
          <w:color w:val="222222"/>
          <w:rtl w:val="0"/>
        </w:rPr>
        <w:tab/>
        <w:t xml:space="preserve">DECLARE cur3 CURSOR FOR SELECT count(order_no) from orders where orders.restaurant_id = temp_rest_id;</w:t>
      </w:r>
    </w:p>
    <w:p w:rsidR="00000000" w:rsidDel="00000000" w:rsidP="00000000" w:rsidRDefault="00000000" w:rsidRPr="00000000" w14:paraId="00000432">
      <w:pPr>
        <w:ind w:left="720" w:firstLine="0"/>
        <w:rPr>
          <w:color w:val="222222"/>
        </w:rPr>
      </w:pPr>
      <w:r w:rsidDel="00000000" w:rsidR="00000000" w:rsidRPr="00000000">
        <w:rPr>
          <w:color w:val="222222"/>
          <w:rtl w:val="0"/>
        </w:rPr>
        <w:t xml:space="preserve">        DECLARE CONTINUE HANDLER FOR NOT FOUND SET r = 1;</w:t>
      </w:r>
    </w:p>
    <w:p w:rsidR="00000000" w:rsidDel="00000000" w:rsidP="00000000" w:rsidRDefault="00000000" w:rsidRPr="00000000" w14:paraId="00000433">
      <w:pPr>
        <w:ind w:left="720" w:firstLine="0"/>
        <w:rPr>
          <w:color w:val="222222"/>
        </w:rPr>
      </w:pPr>
      <w:r w:rsidDel="00000000" w:rsidR="00000000" w:rsidRPr="00000000">
        <w:rPr>
          <w:color w:val="222222"/>
          <w:rtl w:val="0"/>
        </w:rPr>
        <w:t xml:space="preserve">        SET r = 0;        </w:t>
      </w:r>
    </w:p>
    <w:p w:rsidR="00000000" w:rsidDel="00000000" w:rsidP="00000000" w:rsidRDefault="00000000" w:rsidRPr="00000000" w14:paraId="00000434">
      <w:pPr>
        <w:ind w:left="720" w:firstLine="0"/>
        <w:rPr>
          <w:color w:val="222222"/>
        </w:rPr>
      </w:pPr>
      <w:r w:rsidDel="00000000" w:rsidR="00000000" w:rsidRPr="00000000">
        <w:rPr>
          <w:color w:val="222222"/>
          <w:rtl w:val="0"/>
        </w:rPr>
        <w:t xml:space="preserve">        OPEN cur3;     </w:t>
      </w:r>
    </w:p>
    <w:p w:rsidR="00000000" w:rsidDel="00000000" w:rsidP="00000000" w:rsidRDefault="00000000" w:rsidRPr="00000000" w14:paraId="00000435">
      <w:pPr>
        <w:ind w:left="720" w:firstLine="0"/>
        <w:rPr>
          <w:color w:val="222222"/>
        </w:rPr>
      </w:pPr>
      <w:r w:rsidDel="00000000" w:rsidR="00000000" w:rsidRPr="00000000">
        <w:rPr>
          <w:color w:val="222222"/>
          <w:rtl w:val="0"/>
        </w:rPr>
        <w:t xml:space="preserve">        SET r = 0;</w:t>
      </w:r>
    </w:p>
    <w:p w:rsidR="00000000" w:rsidDel="00000000" w:rsidP="00000000" w:rsidRDefault="00000000" w:rsidRPr="00000000" w14:paraId="00000436">
      <w:pPr>
        <w:ind w:left="720" w:firstLine="0"/>
        <w:rPr>
          <w:color w:val="222222"/>
        </w:rPr>
      </w:pPr>
      <w:r w:rsidDel="00000000" w:rsidR="00000000" w:rsidRPr="00000000">
        <w:rPr>
          <w:color w:val="222222"/>
          <w:rtl w:val="0"/>
        </w:rPr>
        <w:t xml:space="preserve">        FETCH cur3 INTO order_N;</w:t>
      </w:r>
    </w:p>
    <w:p w:rsidR="00000000" w:rsidDel="00000000" w:rsidP="00000000" w:rsidRDefault="00000000" w:rsidRPr="00000000" w14:paraId="00000437">
      <w:pPr>
        <w:ind w:left="720" w:firstLine="0"/>
        <w:rPr>
          <w:color w:val="222222"/>
        </w:rPr>
      </w:pPr>
      <w:r w:rsidDel="00000000" w:rsidR="00000000" w:rsidRPr="00000000">
        <w:rPr>
          <w:color w:val="222222"/>
          <w:rtl w:val="0"/>
        </w:rPr>
        <w:t xml:space="preserve">        WHILE r = 0 DO</w:t>
      </w:r>
    </w:p>
    <w:p w:rsidR="00000000" w:rsidDel="00000000" w:rsidP="00000000" w:rsidRDefault="00000000" w:rsidRPr="00000000" w14:paraId="00000438">
      <w:pPr>
        <w:ind w:left="720" w:firstLine="0"/>
        <w:rPr>
          <w:color w:val="222222"/>
        </w:rPr>
      </w:pPr>
      <w:r w:rsidDel="00000000" w:rsidR="00000000" w:rsidRPr="00000000">
        <w:rPr>
          <w:color w:val="222222"/>
          <w:rtl w:val="0"/>
        </w:rPr>
        <w:tab/>
        <w:tab/>
        <w:t xml:space="preserve">set temp_order_no = order_N;</w:t>
      </w:r>
    </w:p>
    <w:p w:rsidR="00000000" w:rsidDel="00000000" w:rsidP="00000000" w:rsidRDefault="00000000" w:rsidRPr="00000000" w14:paraId="00000439">
      <w:pPr>
        <w:ind w:left="720" w:firstLine="0"/>
        <w:rPr>
          <w:color w:val="222222"/>
        </w:rPr>
      </w:pPr>
      <w:r w:rsidDel="00000000" w:rsidR="00000000" w:rsidRPr="00000000">
        <w:rPr>
          <w:color w:val="222222"/>
          <w:rtl w:val="0"/>
        </w:rPr>
        <w:t xml:space="preserve">        </w:t>
        <w:tab/>
        <w:t xml:space="preserve">select temp_rest_id ,c ,d ,e ,f ,g ,temp_name ,temp_city ,temp_order_no;</w:t>
      </w:r>
    </w:p>
    <w:p w:rsidR="00000000" w:rsidDel="00000000" w:rsidP="00000000" w:rsidRDefault="00000000" w:rsidRPr="00000000" w14:paraId="0000043A">
      <w:pPr>
        <w:ind w:left="720" w:firstLine="0"/>
        <w:rPr>
          <w:color w:val="222222"/>
        </w:rPr>
      </w:pPr>
      <w:r w:rsidDel="00000000" w:rsidR="00000000" w:rsidRPr="00000000">
        <w:rPr>
          <w:color w:val="222222"/>
          <w:rtl w:val="0"/>
        </w:rPr>
        <w:tab/>
        <w:tab/>
        <w:t xml:space="preserve">FETCH cur3 INTO order_N;</w:t>
      </w:r>
    </w:p>
    <w:p w:rsidR="00000000" w:rsidDel="00000000" w:rsidP="00000000" w:rsidRDefault="00000000" w:rsidRPr="00000000" w14:paraId="0000043B">
      <w:pPr>
        <w:ind w:left="720" w:firstLine="0"/>
        <w:rPr>
          <w:color w:val="222222"/>
        </w:rPr>
      </w:pPr>
      <w:r w:rsidDel="00000000" w:rsidR="00000000" w:rsidRPr="00000000">
        <w:rPr>
          <w:color w:val="222222"/>
          <w:rtl w:val="0"/>
        </w:rPr>
        <w:t xml:space="preserve">        end while;</w:t>
      </w:r>
    </w:p>
    <w:p w:rsidR="00000000" w:rsidDel="00000000" w:rsidP="00000000" w:rsidRDefault="00000000" w:rsidRPr="00000000" w14:paraId="0000043C">
      <w:pPr>
        <w:ind w:left="720" w:firstLine="0"/>
        <w:rPr>
          <w:color w:val="222222"/>
        </w:rPr>
      </w:pPr>
      <w:r w:rsidDel="00000000" w:rsidR="00000000" w:rsidRPr="00000000">
        <w:rPr>
          <w:color w:val="222222"/>
          <w:rtl w:val="0"/>
        </w:rPr>
        <w:t xml:space="preserve">        CLOSE cur3;</w:t>
      </w:r>
    </w:p>
    <w:p w:rsidR="00000000" w:rsidDel="00000000" w:rsidP="00000000" w:rsidRDefault="00000000" w:rsidRPr="00000000" w14:paraId="0000043D">
      <w:pPr>
        <w:ind w:left="720" w:firstLine="0"/>
        <w:rPr>
          <w:color w:val="222222"/>
        </w:rPr>
      </w:pPr>
      <w:r w:rsidDel="00000000" w:rsidR="00000000" w:rsidRPr="00000000">
        <w:rPr>
          <w:color w:val="222222"/>
          <w:rtl w:val="0"/>
        </w:rPr>
        <w:t xml:space="preserve">        END BLOCK3;</w:t>
      </w:r>
    </w:p>
    <w:p w:rsidR="00000000" w:rsidDel="00000000" w:rsidP="00000000" w:rsidRDefault="00000000" w:rsidRPr="00000000" w14:paraId="0000043E">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43F">
      <w:pPr>
        <w:ind w:left="720" w:firstLine="0"/>
        <w:rPr>
          <w:color w:val="222222"/>
        </w:rPr>
      </w:pPr>
      <w:r w:rsidDel="00000000" w:rsidR="00000000" w:rsidRPr="00000000">
        <w:rPr>
          <w:color w:val="222222"/>
          <w:rtl w:val="0"/>
        </w:rPr>
        <w:t xml:space="preserve">     FETCH cur2 INTO name, city;</w:t>
      </w:r>
    </w:p>
    <w:p w:rsidR="00000000" w:rsidDel="00000000" w:rsidP="00000000" w:rsidRDefault="00000000" w:rsidRPr="00000000" w14:paraId="00000440">
      <w:pPr>
        <w:ind w:left="720" w:firstLine="0"/>
        <w:rPr>
          <w:color w:val="222222"/>
        </w:rPr>
      </w:pPr>
      <w:r w:rsidDel="00000000" w:rsidR="00000000" w:rsidRPr="00000000">
        <w:rPr>
          <w:color w:val="222222"/>
          <w:rtl w:val="0"/>
        </w:rPr>
        <w:t xml:space="preserve">        end while;</w:t>
      </w:r>
    </w:p>
    <w:p w:rsidR="00000000" w:rsidDel="00000000" w:rsidP="00000000" w:rsidRDefault="00000000" w:rsidRPr="00000000" w14:paraId="00000441">
      <w:pPr>
        <w:ind w:left="720" w:firstLine="0"/>
        <w:rPr>
          <w:color w:val="222222"/>
        </w:rPr>
      </w:pPr>
      <w:r w:rsidDel="00000000" w:rsidR="00000000" w:rsidRPr="00000000">
        <w:rPr>
          <w:color w:val="222222"/>
          <w:rtl w:val="0"/>
        </w:rPr>
        <w:t xml:space="preserve">        CLOSE cur2;</w:t>
      </w:r>
    </w:p>
    <w:p w:rsidR="00000000" w:rsidDel="00000000" w:rsidP="00000000" w:rsidRDefault="00000000" w:rsidRPr="00000000" w14:paraId="00000442">
      <w:pPr>
        <w:ind w:left="720" w:firstLine="0"/>
        <w:rPr>
          <w:color w:val="222222"/>
        </w:rPr>
      </w:pPr>
      <w:r w:rsidDel="00000000" w:rsidR="00000000" w:rsidRPr="00000000">
        <w:rPr>
          <w:color w:val="222222"/>
          <w:rtl w:val="0"/>
        </w:rPr>
        <w:t xml:space="preserve">        END BLOCK2;</w:t>
      </w:r>
    </w:p>
    <w:p w:rsidR="00000000" w:rsidDel="00000000" w:rsidP="00000000" w:rsidRDefault="00000000" w:rsidRPr="00000000" w14:paraId="00000443">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444">
      <w:pPr>
        <w:ind w:left="720" w:firstLine="0"/>
        <w:rPr>
          <w:color w:val="222222"/>
        </w:rPr>
      </w:pPr>
      <w:r w:rsidDel="00000000" w:rsidR="00000000" w:rsidRPr="00000000">
        <w:rPr>
          <w:rtl w:val="0"/>
        </w:rPr>
      </w:r>
    </w:p>
    <w:p w:rsidR="00000000" w:rsidDel="00000000" w:rsidP="00000000" w:rsidRDefault="00000000" w:rsidRPr="00000000" w14:paraId="00000445">
      <w:pPr>
        <w:ind w:left="720" w:firstLine="0"/>
        <w:rPr>
          <w:color w:val="222222"/>
        </w:rPr>
      </w:pPr>
      <w:r w:rsidDel="00000000" w:rsidR="00000000" w:rsidRPr="00000000">
        <w:rPr>
          <w:color w:val="222222"/>
          <w:rtl w:val="0"/>
        </w:rPr>
        <w:tab/>
        <w:t xml:space="preserve">FETCH cur1 into a;</w:t>
      </w:r>
    </w:p>
    <w:p w:rsidR="00000000" w:rsidDel="00000000" w:rsidP="00000000" w:rsidRDefault="00000000" w:rsidRPr="00000000" w14:paraId="00000446">
      <w:pPr>
        <w:ind w:left="720" w:firstLine="0"/>
        <w:rPr>
          <w:color w:val="222222"/>
        </w:rPr>
      </w:pPr>
      <w:r w:rsidDel="00000000" w:rsidR="00000000" w:rsidRPr="00000000">
        <w:rPr>
          <w:color w:val="222222"/>
          <w:rtl w:val="0"/>
        </w:rPr>
        <w:t xml:space="preserve">    end while;</w:t>
      </w:r>
    </w:p>
    <w:p w:rsidR="00000000" w:rsidDel="00000000" w:rsidP="00000000" w:rsidRDefault="00000000" w:rsidRPr="00000000" w14:paraId="00000447">
      <w:pPr>
        <w:ind w:left="720" w:firstLine="0"/>
        <w:rPr>
          <w:color w:val="222222"/>
        </w:rPr>
      </w:pPr>
      <w:r w:rsidDel="00000000" w:rsidR="00000000" w:rsidRPr="00000000">
        <w:rPr>
          <w:color w:val="222222"/>
          <w:rtl w:val="0"/>
        </w:rPr>
        <w:tab/>
        <w:t xml:space="preserve">CLOSE cur1;</w:t>
      </w:r>
    </w:p>
    <w:p w:rsidR="00000000" w:rsidDel="00000000" w:rsidP="00000000" w:rsidRDefault="00000000" w:rsidRPr="00000000" w14:paraId="00000448">
      <w:pPr>
        <w:ind w:left="720" w:firstLine="0"/>
        <w:rPr>
          <w:color w:val="222222"/>
        </w:rPr>
      </w:pPr>
      <w:r w:rsidDel="00000000" w:rsidR="00000000" w:rsidRPr="00000000">
        <w:rPr>
          <w:color w:val="222222"/>
          <w:rtl w:val="0"/>
        </w:rPr>
        <w:tab/>
        <w:t xml:space="preserve">END BLOCK1;</w:t>
      </w:r>
    </w:p>
    <w:p w:rsidR="00000000" w:rsidDel="00000000" w:rsidP="00000000" w:rsidRDefault="00000000" w:rsidRPr="00000000" w14:paraId="00000449">
      <w:pPr>
        <w:ind w:left="720" w:firstLine="0"/>
        <w:rPr>
          <w:color w:val="222222"/>
        </w:rPr>
      </w:pPr>
      <w:r w:rsidDel="00000000" w:rsidR="00000000" w:rsidRPr="00000000">
        <w:rPr>
          <w:color w:val="222222"/>
          <w:rtl w:val="0"/>
        </w:rPr>
        <w:t xml:space="preserve">END$$</w:t>
      </w:r>
    </w:p>
    <w:p w:rsidR="00000000" w:rsidDel="00000000" w:rsidP="00000000" w:rsidRDefault="00000000" w:rsidRPr="00000000" w14:paraId="0000044A">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44B">
      <w:pPr>
        <w:ind w:left="720" w:firstLine="0"/>
        <w:rPr>
          <w:color w:val="222222"/>
        </w:rPr>
      </w:pPr>
      <w:r w:rsidDel="00000000" w:rsidR="00000000" w:rsidRPr="00000000">
        <w:rPr>
          <w:rtl w:val="0"/>
        </w:rPr>
      </w:r>
    </w:p>
    <w:p w:rsidR="00000000" w:rsidDel="00000000" w:rsidP="00000000" w:rsidRDefault="00000000" w:rsidRPr="00000000" w14:paraId="0000044C">
      <w:pPr>
        <w:ind w:left="720" w:firstLine="0"/>
        <w:rPr>
          <w:color w:val="222222"/>
        </w:rPr>
      </w:pPr>
      <w:r w:rsidDel="00000000" w:rsidR="00000000" w:rsidRPr="00000000">
        <w:rPr>
          <w:rtl w:val="0"/>
        </w:rPr>
      </w:r>
    </w:p>
    <w:p w:rsidR="00000000" w:rsidDel="00000000" w:rsidP="00000000" w:rsidRDefault="00000000" w:rsidRPr="00000000" w14:paraId="0000044D">
      <w:pPr>
        <w:ind w:left="720" w:firstLine="0"/>
        <w:rPr>
          <w:color w:val="222222"/>
        </w:rPr>
      </w:pPr>
      <w:r w:rsidDel="00000000" w:rsidR="00000000" w:rsidRPr="00000000">
        <w:rPr>
          <w:rtl w:val="0"/>
        </w:rPr>
      </w:r>
    </w:p>
    <w:p w:rsidR="00000000" w:rsidDel="00000000" w:rsidP="00000000" w:rsidRDefault="00000000" w:rsidRPr="00000000" w14:paraId="0000044E">
      <w:pPr>
        <w:ind w:left="720" w:firstLine="0"/>
        <w:rPr>
          <w:b w:val="1"/>
          <w:color w:val="222222"/>
        </w:rPr>
      </w:pPr>
      <w:r w:rsidDel="00000000" w:rsidR="00000000" w:rsidRPr="00000000">
        <w:rPr>
          <w:rtl w:val="0"/>
        </w:rPr>
      </w:r>
    </w:p>
    <w:p w:rsidR="00000000" w:rsidDel="00000000" w:rsidP="00000000" w:rsidRDefault="00000000" w:rsidRPr="00000000" w14:paraId="0000044F">
      <w:pPr>
        <w:ind w:left="720" w:firstLine="0"/>
        <w:rPr>
          <w:color w:val="222222"/>
        </w:rPr>
      </w:pPr>
      <w:r w:rsidDel="00000000" w:rsidR="00000000" w:rsidRPr="00000000">
        <w:rPr>
          <w:b w:val="1"/>
          <w:color w:val="222222"/>
          <w:rtl w:val="0"/>
        </w:rPr>
        <w:t xml:space="preserve">Screenshot: </w:t>
      </w:r>
      <w:r w:rsidDel="00000000" w:rsidR="00000000" w:rsidRPr="00000000">
        <w:rPr>
          <w:color w:val="222222"/>
          <w:rtl w:val="0"/>
        </w:rPr>
        <w:t xml:space="preserve">It displays all the restaurant details with descending order of number of orders ordered in that particular restaurant.  Like if 1st restaurant has got the highest number of orders till date, it will be displayed first.</w:t>
      </w:r>
    </w:p>
    <w:p w:rsidR="00000000" w:rsidDel="00000000" w:rsidP="00000000" w:rsidRDefault="00000000" w:rsidRPr="00000000" w14:paraId="00000450">
      <w:pPr>
        <w:ind w:left="720" w:firstLine="0"/>
        <w:rPr>
          <w:color w:val="222222"/>
        </w:rPr>
      </w:pPr>
      <w:r w:rsidDel="00000000" w:rsidR="00000000" w:rsidRPr="00000000">
        <w:rPr>
          <w:rtl w:val="0"/>
        </w:rPr>
      </w:r>
    </w:p>
    <w:p w:rsidR="00000000" w:rsidDel="00000000" w:rsidP="00000000" w:rsidRDefault="00000000" w:rsidRPr="00000000" w14:paraId="00000451">
      <w:pPr>
        <w:ind w:left="720" w:firstLine="0"/>
        <w:rPr>
          <w:color w:val="222222"/>
        </w:rPr>
      </w:pPr>
      <w:r w:rsidDel="00000000" w:rsidR="00000000" w:rsidRPr="00000000">
        <w:rPr>
          <w:color w:val="222222"/>
        </w:rPr>
        <w:drawing>
          <wp:inline distB="114300" distT="114300" distL="114300" distR="114300">
            <wp:extent cx="6172200" cy="2349500"/>
            <wp:effectExtent b="0" l="0" r="0" t="0"/>
            <wp:docPr id="2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172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ind w:left="720" w:firstLine="0"/>
        <w:rPr>
          <w:color w:val="222222"/>
        </w:rPr>
      </w:pPr>
      <w:r w:rsidDel="00000000" w:rsidR="00000000" w:rsidRPr="00000000">
        <w:rPr>
          <w:rtl w:val="0"/>
        </w:rPr>
      </w:r>
    </w:p>
    <w:p w:rsidR="00000000" w:rsidDel="00000000" w:rsidP="00000000" w:rsidRDefault="00000000" w:rsidRPr="00000000" w14:paraId="00000453">
      <w:pPr>
        <w:ind w:left="720" w:firstLine="0"/>
        <w:rPr>
          <w:color w:val="222222"/>
        </w:rPr>
      </w:pPr>
      <w:r w:rsidDel="00000000" w:rsidR="00000000" w:rsidRPr="00000000">
        <w:rPr>
          <w:rtl w:val="0"/>
        </w:rPr>
      </w:r>
    </w:p>
    <w:p w:rsidR="00000000" w:rsidDel="00000000" w:rsidP="00000000" w:rsidRDefault="00000000" w:rsidRPr="00000000" w14:paraId="00000454">
      <w:pPr>
        <w:ind w:left="720" w:firstLine="0"/>
        <w:rPr>
          <w:color w:val="222222"/>
        </w:rPr>
      </w:pPr>
      <w:r w:rsidDel="00000000" w:rsidR="00000000" w:rsidRPr="00000000">
        <w:rPr>
          <w:rtl w:val="0"/>
        </w:rPr>
      </w:r>
    </w:p>
    <w:p w:rsidR="00000000" w:rsidDel="00000000" w:rsidP="00000000" w:rsidRDefault="00000000" w:rsidRPr="00000000" w14:paraId="00000455">
      <w:pPr>
        <w:ind w:left="720" w:firstLine="0"/>
        <w:rPr>
          <w:color w:val="222222"/>
        </w:rPr>
      </w:pPr>
      <w:r w:rsidDel="00000000" w:rsidR="00000000" w:rsidRPr="00000000">
        <w:rPr>
          <w:rtl w:val="0"/>
        </w:rPr>
      </w:r>
    </w:p>
    <w:p w:rsidR="00000000" w:rsidDel="00000000" w:rsidP="00000000" w:rsidRDefault="00000000" w:rsidRPr="00000000" w14:paraId="00000456">
      <w:pPr>
        <w:ind w:left="720" w:firstLine="0"/>
        <w:rPr>
          <w:color w:val="222222"/>
        </w:rPr>
      </w:pPr>
      <w:r w:rsidDel="00000000" w:rsidR="00000000" w:rsidRPr="00000000">
        <w:rPr>
          <w:rtl w:val="0"/>
        </w:rPr>
      </w:r>
    </w:p>
    <w:p w:rsidR="00000000" w:rsidDel="00000000" w:rsidP="00000000" w:rsidRDefault="00000000" w:rsidRPr="00000000" w14:paraId="00000457">
      <w:pPr>
        <w:ind w:left="720" w:firstLine="0"/>
        <w:rPr>
          <w:color w:val="222222"/>
        </w:rPr>
      </w:pPr>
      <w:r w:rsidDel="00000000" w:rsidR="00000000" w:rsidRPr="00000000">
        <w:rPr>
          <w:rtl w:val="0"/>
        </w:rPr>
      </w:r>
    </w:p>
    <w:p w:rsidR="00000000" w:rsidDel="00000000" w:rsidP="00000000" w:rsidRDefault="00000000" w:rsidRPr="00000000" w14:paraId="00000458">
      <w:pPr>
        <w:ind w:left="720" w:firstLine="0"/>
        <w:rPr>
          <w:color w:val="222222"/>
        </w:rPr>
      </w:pPr>
      <w:r w:rsidDel="00000000" w:rsidR="00000000" w:rsidRPr="00000000">
        <w:rPr>
          <w:rtl w:val="0"/>
        </w:rPr>
      </w:r>
    </w:p>
    <w:p w:rsidR="00000000" w:rsidDel="00000000" w:rsidP="00000000" w:rsidRDefault="00000000" w:rsidRPr="00000000" w14:paraId="00000459">
      <w:pPr>
        <w:ind w:left="720" w:firstLine="0"/>
        <w:rPr>
          <w:color w:val="222222"/>
        </w:rPr>
      </w:pPr>
      <w:r w:rsidDel="00000000" w:rsidR="00000000" w:rsidRPr="00000000">
        <w:rPr>
          <w:rtl w:val="0"/>
        </w:rPr>
      </w:r>
    </w:p>
    <w:p w:rsidR="00000000" w:rsidDel="00000000" w:rsidP="00000000" w:rsidRDefault="00000000" w:rsidRPr="00000000" w14:paraId="0000045A">
      <w:pPr>
        <w:ind w:left="720" w:firstLine="0"/>
        <w:rPr>
          <w:color w:val="222222"/>
        </w:rPr>
      </w:pPr>
      <w:r w:rsidDel="00000000" w:rsidR="00000000" w:rsidRPr="00000000">
        <w:rPr>
          <w:rtl w:val="0"/>
        </w:rPr>
      </w:r>
    </w:p>
    <w:p w:rsidR="00000000" w:rsidDel="00000000" w:rsidP="00000000" w:rsidRDefault="00000000" w:rsidRPr="00000000" w14:paraId="0000045B">
      <w:pPr>
        <w:ind w:left="720" w:firstLine="0"/>
        <w:rPr>
          <w:color w:val="222222"/>
        </w:rPr>
      </w:pPr>
      <w:r w:rsidDel="00000000" w:rsidR="00000000" w:rsidRPr="00000000">
        <w:rPr>
          <w:rtl w:val="0"/>
        </w:rPr>
      </w:r>
    </w:p>
    <w:p w:rsidR="00000000" w:rsidDel="00000000" w:rsidP="00000000" w:rsidRDefault="00000000" w:rsidRPr="00000000" w14:paraId="0000045C">
      <w:pPr>
        <w:ind w:left="720" w:firstLine="0"/>
        <w:rPr>
          <w:color w:val="222222"/>
        </w:rPr>
      </w:pPr>
      <w:r w:rsidDel="00000000" w:rsidR="00000000" w:rsidRPr="00000000">
        <w:rPr>
          <w:rtl w:val="0"/>
        </w:rPr>
      </w:r>
    </w:p>
    <w:p w:rsidR="00000000" w:rsidDel="00000000" w:rsidP="00000000" w:rsidRDefault="00000000" w:rsidRPr="00000000" w14:paraId="0000045D">
      <w:pPr>
        <w:ind w:left="720" w:firstLine="0"/>
        <w:rPr>
          <w:color w:val="222222"/>
        </w:rPr>
      </w:pPr>
      <w:r w:rsidDel="00000000" w:rsidR="00000000" w:rsidRPr="00000000">
        <w:rPr>
          <w:rtl w:val="0"/>
        </w:rPr>
      </w:r>
    </w:p>
    <w:p w:rsidR="00000000" w:rsidDel="00000000" w:rsidP="00000000" w:rsidRDefault="00000000" w:rsidRPr="00000000" w14:paraId="0000045E">
      <w:pPr>
        <w:ind w:left="720" w:firstLine="0"/>
        <w:rPr>
          <w:color w:val="222222"/>
        </w:rPr>
      </w:pPr>
      <w:r w:rsidDel="00000000" w:rsidR="00000000" w:rsidRPr="00000000">
        <w:rPr>
          <w:rtl w:val="0"/>
        </w:rPr>
      </w:r>
    </w:p>
    <w:p w:rsidR="00000000" w:rsidDel="00000000" w:rsidP="00000000" w:rsidRDefault="00000000" w:rsidRPr="00000000" w14:paraId="0000045F">
      <w:pPr>
        <w:ind w:left="720" w:firstLine="0"/>
        <w:rPr>
          <w:color w:val="222222"/>
        </w:rPr>
      </w:pPr>
      <w:r w:rsidDel="00000000" w:rsidR="00000000" w:rsidRPr="00000000">
        <w:rPr>
          <w:rtl w:val="0"/>
        </w:rPr>
      </w:r>
    </w:p>
    <w:p w:rsidR="00000000" w:rsidDel="00000000" w:rsidP="00000000" w:rsidRDefault="00000000" w:rsidRPr="00000000" w14:paraId="00000460">
      <w:pPr>
        <w:ind w:left="720" w:firstLine="0"/>
        <w:rPr>
          <w:color w:val="222222"/>
        </w:rPr>
      </w:pPr>
      <w:r w:rsidDel="00000000" w:rsidR="00000000" w:rsidRPr="00000000">
        <w:rPr>
          <w:rtl w:val="0"/>
        </w:rPr>
      </w:r>
    </w:p>
    <w:p w:rsidR="00000000" w:rsidDel="00000000" w:rsidP="00000000" w:rsidRDefault="00000000" w:rsidRPr="00000000" w14:paraId="00000461">
      <w:pPr>
        <w:ind w:left="720" w:firstLine="0"/>
        <w:rPr>
          <w:color w:val="222222"/>
        </w:rPr>
      </w:pPr>
      <w:r w:rsidDel="00000000" w:rsidR="00000000" w:rsidRPr="00000000">
        <w:rPr>
          <w:rtl w:val="0"/>
        </w:rPr>
      </w:r>
    </w:p>
    <w:p w:rsidR="00000000" w:rsidDel="00000000" w:rsidP="00000000" w:rsidRDefault="00000000" w:rsidRPr="00000000" w14:paraId="00000462">
      <w:pPr>
        <w:ind w:left="720" w:firstLine="0"/>
        <w:rPr>
          <w:color w:val="222222"/>
        </w:rPr>
      </w:pPr>
      <w:r w:rsidDel="00000000" w:rsidR="00000000" w:rsidRPr="00000000">
        <w:rPr>
          <w:rtl w:val="0"/>
        </w:rPr>
      </w:r>
    </w:p>
    <w:p w:rsidR="00000000" w:rsidDel="00000000" w:rsidP="00000000" w:rsidRDefault="00000000" w:rsidRPr="00000000" w14:paraId="00000463">
      <w:pPr>
        <w:ind w:left="720" w:firstLine="0"/>
        <w:rPr>
          <w:color w:val="222222"/>
        </w:rPr>
      </w:pPr>
      <w:r w:rsidDel="00000000" w:rsidR="00000000" w:rsidRPr="00000000">
        <w:rPr>
          <w:rtl w:val="0"/>
        </w:rPr>
      </w:r>
    </w:p>
    <w:p w:rsidR="00000000" w:rsidDel="00000000" w:rsidP="00000000" w:rsidRDefault="00000000" w:rsidRPr="00000000" w14:paraId="00000464">
      <w:pPr>
        <w:ind w:left="720" w:firstLine="0"/>
        <w:rPr>
          <w:color w:val="222222"/>
        </w:rPr>
      </w:pPr>
      <w:r w:rsidDel="00000000" w:rsidR="00000000" w:rsidRPr="00000000">
        <w:rPr>
          <w:rtl w:val="0"/>
        </w:rPr>
      </w:r>
    </w:p>
    <w:p w:rsidR="00000000" w:rsidDel="00000000" w:rsidP="00000000" w:rsidRDefault="00000000" w:rsidRPr="00000000" w14:paraId="00000465">
      <w:pPr>
        <w:ind w:left="720" w:firstLine="0"/>
        <w:rPr>
          <w:color w:val="222222"/>
        </w:rPr>
      </w:pPr>
      <w:r w:rsidDel="00000000" w:rsidR="00000000" w:rsidRPr="00000000">
        <w:rPr>
          <w:rtl w:val="0"/>
        </w:rPr>
      </w:r>
    </w:p>
    <w:p w:rsidR="00000000" w:rsidDel="00000000" w:rsidP="00000000" w:rsidRDefault="00000000" w:rsidRPr="00000000" w14:paraId="00000466">
      <w:pPr>
        <w:ind w:left="720" w:firstLine="0"/>
        <w:rPr>
          <w:color w:val="222222"/>
        </w:rPr>
      </w:pPr>
      <w:r w:rsidDel="00000000" w:rsidR="00000000" w:rsidRPr="00000000">
        <w:rPr>
          <w:rtl w:val="0"/>
        </w:rPr>
      </w:r>
    </w:p>
    <w:p w:rsidR="00000000" w:rsidDel="00000000" w:rsidP="00000000" w:rsidRDefault="00000000" w:rsidRPr="00000000" w14:paraId="00000467">
      <w:pPr>
        <w:ind w:left="720" w:firstLine="0"/>
        <w:rPr>
          <w:color w:val="222222"/>
        </w:rPr>
      </w:pPr>
      <w:r w:rsidDel="00000000" w:rsidR="00000000" w:rsidRPr="00000000">
        <w:rPr>
          <w:rtl w:val="0"/>
        </w:rPr>
      </w:r>
    </w:p>
    <w:p w:rsidR="00000000" w:rsidDel="00000000" w:rsidP="00000000" w:rsidRDefault="00000000" w:rsidRPr="00000000" w14:paraId="00000468">
      <w:pPr>
        <w:ind w:left="720" w:firstLine="0"/>
        <w:rPr>
          <w:color w:val="222222"/>
        </w:rPr>
      </w:pPr>
      <w:r w:rsidDel="00000000" w:rsidR="00000000" w:rsidRPr="00000000">
        <w:rPr>
          <w:rtl w:val="0"/>
        </w:rPr>
      </w:r>
    </w:p>
    <w:p w:rsidR="00000000" w:rsidDel="00000000" w:rsidP="00000000" w:rsidRDefault="00000000" w:rsidRPr="00000000" w14:paraId="00000469">
      <w:pPr>
        <w:ind w:left="720" w:firstLine="0"/>
        <w:rPr>
          <w:color w:val="222222"/>
        </w:rPr>
      </w:pPr>
      <w:r w:rsidDel="00000000" w:rsidR="00000000" w:rsidRPr="00000000">
        <w:rPr>
          <w:rtl w:val="0"/>
        </w:rPr>
      </w:r>
    </w:p>
    <w:p w:rsidR="00000000" w:rsidDel="00000000" w:rsidP="00000000" w:rsidRDefault="00000000" w:rsidRPr="00000000" w14:paraId="0000046A">
      <w:pPr>
        <w:numPr>
          <w:ilvl w:val="0"/>
          <w:numId w:val="1"/>
        </w:numPr>
        <w:ind w:left="1440" w:hanging="360"/>
        <w:rPr>
          <w:color w:val="222222"/>
        </w:rPr>
      </w:pPr>
      <w:r w:rsidDel="00000000" w:rsidR="00000000" w:rsidRPr="00000000">
        <w:rPr>
          <w:b w:val="1"/>
          <w:color w:val="222222"/>
          <w:sz w:val="28"/>
          <w:szCs w:val="28"/>
          <w:rtl w:val="0"/>
        </w:rPr>
        <w:t xml:space="preserve"> Display order history:</w:t>
      </w:r>
      <w:r w:rsidDel="00000000" w:rsidR="00000000" w:rsidRPr="00000000">
        <w:rPr>
          <w:color w:val="222222"/>
          <w:sz w:val="28"/>
          <w:szCs w:val="28"/>
          <w:rtl w:val="0"/>
        </w:rPr>
        <w:t xml:space="preserve"> It displays all the previous order details to the user.</w:t>
      </w:r>
      <w:r w:rsidDel="00000000" w:rsidR="00000000" w:rsidRPr="00000000">
        <w:rPr>
          <w:rtl w:val="0"/>
        </w:rPr>
      </w:r>
    </w:p>
    <w:p w:rsidR="00000000" w:rsidDel="00000000" w:rsidP="00000000" w:rsidRDefault="00000000" w:rsidRPr="00000000" w14:paraId="0000046B">
      <w:pPr>
        <w:ind w:left="720" w:firstLine="0"/>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46C">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46D">
      <w:pPr>
        <w:ind w:left="720" w:firstLine="0"/>
        <w:rPr>
          <w:color w:val="222222"/>
        </w:rPr>
      </w:pPr>
      <w:r w:rsidDel="00000000" w:rsidR="00000000" w:rsidRPr="00000000">
        <w:rPr>
          <w:color w:val="222222"/>
          <w:rtl w:val="0"/>
        </w:rPr>
        <w:t xml:space="preserve">CREATE DEFINER=`root`@`localhost` PROCEDURE `display`(IN `customer_id` INT)</w:t>
      </w:r>
    </w:p>
    <w:p w:rsidR="00000000" w:rsidDel="00000000" w:rsidP="00000000" w:rsidRDefault="00000000" w:rsidRPr="00000000" w14:paraId="0000046E">
      <w:pPr>
        <w:ind w:left="720" w:firstLine="0"/>
        <w:rPr>
          <w:color w:val="222222"/>
        </w:rPr>
      </w:pPr>
      <w:r w:rsidDel="00000000" w:rsidR="00000000" w:rsidRPr="00000000">
        <w:rPr>
          <w:color w:val="222222"/>
          <w:rtl w:val="0"/>
        </w:rPr>
        <w:t xml:space="preserve">BEGIN</w:t>
      </w:r>
    </w:p>
    <w:p w:rsidR="00000000" w:rsidDel="00000000" w:rsidP="00000000" w:rsidRDefault="00000000" w:rsidRPr="00000000" w14:paraId="0000046F">
      <w:pPr>
        <w:ind w:left="720" w:firstLine="0"/>
        <w:rPr>
          <w:color w:val="222222"/>
        </w:rPr>
      </w:pPr>
      <w:r w:rsidDel="00000000" w:rsidR="00000000" w:rsidRPr="00000000">
        <w:rPr>
          <w:color w:val="222222"/>
          <w:rtl w:val="0"/>
        </w:rPr>
        <w:tab/>
        <w:t xml:space="preserve">DECLARE name varchar(30);</w:t>
        <w:tab/>
      </w:r>
    </w:p>
    <w:p w:rsidR="00000000" w:rsidDel="00000000" w:rsidP="00000000" w:rsidRDefault="00000000" w:rsidRPr="00000000" w14:paraId="00000470">
      <w:pPr>
        <w:ind w:left="720" w:firstLine="0"/>
        <w:rPr>
          <w:color w:val="222222"/>
        </w:rPr>
      </w:pPr>
      <w:r w:rsidDel="00000000" w:rsidR="00000000" w:rsidRPr="00000000">
        <w:rPr>
          <w:color w:val="222222"/>
          <w:rtl w:val="0"/>
        </w:rPr>
        <w:tab/>
        <w:t xml:space="preserve">DECLARE b int;</w:t>
      </w:r>
    </w:p>
    <w:p w:rsidR="00000000" w:rsidDel="00000000" w:rsidP="00000000" w:rsidRDefault="00000000" w:rsidRPr="00000000" w14:paraId="00000471">
      <w:pPr>
        <w:ind w:left="720" w:firstLine="0"/>
        <w:rPr>
          <w:color w:val="222222"/>
        </w:rPr>
      </w:pPr>
      <w:r w:rsidDel="00000000" w:rsidR="00000000" w:rsidRPr="00000000">
        <w:rPr>
          <w:color w:val="222222"/>
          <w:rtl w:val="0"/>
        </w:rPr>
        <w:t xml:space="preserve">    DECLARE qty int;</w:t>
      </w:r>
    </w:p>
    <w:p w:rsidR="00000000" w:rsidDel="00000000" w:rsidP="00000000" w:rsidRDefault="00000000" w:rsidRPr="00000000" w14:paraId="00000472">
      <w:pPr>
        <w:ind w:left="720" w:firstLine="0"/>
        <w:rPr>
          <w:color w:val="222222"/>
        </w:rPr>
      </w:pPr>
      <w:r w:rsidDel="00000000" w:rsidR="00000000" w:rsidRPr="00000000">
        <w:rPr>
          <w:color w:val="222222"/>
          <w:rtl w:val="0"/>
        </w:rPr>
        <w:t xml:space="preserve">    DECLARE a int;</w:t>
      </w:r>
    </w:p>
    <w:p w:rsidR="00000000" w:rsidDel="00000000" w:rsidP="00000000" w:rsidRDefault="00000000" w:rsidRPr="00000000" w14:paraId="00000473">
      <w:pPr>
        <w:ind w:left="720" w:firstLine="0"/>
        <w:rPr>
          <w:color w:val="222222"/>
        </w:rPr>
      </w:pPr>
      <w:r w:rsidDel="00000000" w:rsidR="00000000" w:rsidRPr="00000000">
        <w:rPr>
          <w:color w:val="222222"/>
          <w:rtl w:val="0"/>
        </w:rPr>
        <w:tab/>
        <w:t xml:space="preserve">DECLARE c int;</w:t>
      </w:r>
    </w:p>
    <w:p w:rsidR="00000000" w:rsidDel="00000000" w:rsidP="00000000" w:rsidRDefault="00000000" w:rsidRPr="00000000" w14:paraId="00000474">
      <w:pPr>
        <w:ind w:left="720" w:firstLine="0"/>
        <w:rPr>
          <w:color w:val="222222"/>
        </w:rPr>
      </w:pPr>
      <w:r w:rsidDel="00000000" w:rsidR="00000000" w:rsidRPr="00000000">
        <w:rPr>
          <w:color w:val="222222"/>
          <w:rtl w:val="0"/>
        </w:rPr>
        <w:t xml:space="preserve">    DECLARE d int;</w:t>
      </w:r>
    </w:p>
    <w:p w:rsidR="00000000" w:rsidDel="00000000" w:rsidP="00000000" w:rsidRDefault="00000000" w:rsidRPr="00000000" w14:paraId="00000475">
      <w:pPr>
        <w:ind w:left="720" w:firstLine="0"/>
        <w:rPr>
          <w:color w:val="222222"/>
        </w:rPr>
      </w:pPr>
      <w:r w:rsidDel="00000000" w:rsidR="00000000" w:rsidRPr="00000000">
        <w:rPr>
          <w:color w:val="222222"/>
          <w:rtl w:val="0"/>
        </w:rPr>
        <w:t xml:space="preserve">    DECLARE price1 int(11);</w:t>
      </w:r>
    </w:p>
    <w:p w:rsidR="00000000" w:rsidDel="00000000" w:rsidP="00000000" w:rsidRDefault="00000000" w:rsidRPr="00000000" w14:paraId="00000476">
      <w:pPr>
        <w:ind w:left="720" w:firstLine="0"/>
        <w:rPr>
          <w:color w:val="222222"/>
        </w:rPr>
      </w:pPr>
      <w:r w:rsidDel="00000000" w:rsidR="00000000" w:rsidRPr="00000000">
        <w:rPr>
          <w:color w:val="222222"/>
          <w:rtl w:val="0"/>
        </w:rPr>
        <w:t xml:space="preserve">    DECLARE order_time TIMESTAMP;</w:t>
      </w:r>
    </w:p>
    <w:p w:rsidR="00000000" w:rsidDel="00000000" w:rsidP="00000000" w:rsidRDefault="00000000" w:rsidRPr="00000000" w14:paraId="00000477">
      <w:pPr>
        <w:ind w:left="720" w:firstLine="0"/>
        <w:rPr>
          <w:color w:val="222222"/>
        </w:rPr>
      </w:pPr>
      <w:r w:rsidDel="00000000" w:rsidR="00000000" w:rsidRPr="00000000">
        <w:rPr>
          <w:color w:val="222222"/>
          <w:rtl w:val="0"/>
        </w:rPr>
        <w:t xml:space="preserve">    DECLARE bill_amt,disc,final_price int;</w:t>
      </w:r>
    </w:p>
    <w:p w:rsidR="00000000" w:rsidDel="00000000" w:rsidP="00000000" w:rsidRDefault="00000000" w:rsidRPr="00000000" w14:paraId="00000478">
      <w:pPr>
        <w:ind w:left="720" w:firstLine="0"/>
        <w:rPr>
          <w:color w:val="222222"/>
        </w:rPr>
      </w:pPr>
      <w:r w:rsidDel="00000000" w:rsidR="00000000" w:rsidRPr="00000000">
        <w:rPr>
          <w:color w:val="222222"/>
          <w:rtl w:val="0"/>
        </w:rPr>
        <w:t xml:space="preserve">    DECLARE temp_item_id int;</w:t>
      </w:r>
    </w:p>
    <w:p w:rsidR="00000000" w:rsidDel="00000000" w:rsidP="00000000" w:rsidRDefault="00000000" w:rsidRPr="00000000" w14:paraId="00000479">
      <w:pPr>
        <w:ind w:left="720" w:firstLine="0"/>
        <w:rPr>
          <w:color w:val="222222"/>
        </w:rPr>
      </w:pPr>
      <w:r w:rsidDel="00000000" w:rsidR="00000000" w:rsidRPr="00000000">
        <w:rPr>
          <w:color w:val="222222"/>
          <w:rtl w:val="0"/>
        </w:rPr>
        <w:tab/>
        <w:t xml:space="preserve">DECLARE temp_order_no int;</w:t>
      </w:r>
    </w:p>
    <w:p w:rsidR="00000000" w:rsidDel="00000000" w:rsidP="00000000" w:rsidRDefault="00000000" w:rsidRPr="00000000" w14:paraId="0000047A">
      <w:pPr>
        <w:ind w:left="720" w:firstLine="0"/>
        <w:rPr>
          <w:color w:val="222222"/>
        </w:rPr>
      </w:pPr>
      <w:r w:rsidDel="00000000" w:rsidR="00000000" w:rsidRPr="00000000">
        <w:rPr>
          <w:color w:val="222222"/>
          <w:rtl w:val="0"/>
        </w:rPr>
        <w:tab/>
        <w:t xml:space="preserve">BLOCK1: BEGIN</w:t>
      </w:r>
    </w:p>
    <w:p w:rsidR="00000000" w:rsidDel="00000000" w:rsidP="00000000" w:rsidRDefault="00000000" w:rsidRPr="00000000" w14:paraId="0000047B">
      <w:pPr>
        <w:ind w:left="720" w:firstLine="0"/>
        <w:rPr>
          <w:color w:val="222222"/>
        </w:rPr>
      </w:pPr>
      <w:r w:rsidDel="00000000" w:rsidR="00000000" w:rsidRPr="00000000">
        <w:rPr>
          <w:color w:val="222222"/>
          <w:rtl w:val="0"/>
        </w:rPr>
        <w:t xml:space="preserve"> </w:t>
        <w:tab/>
        <w:t xml:space="preserve">DECLARE cur1 CURSOR FOR SELECT orders.order_no from orders where orders.customer_id = customer_id;</w:t>
      </w:r>
    </w:p>
    <w:p w:rsidR="00000000" w:rsidDel="00000000" w:rsidP="00000000" w:rsidRDefault="00000000" w:rsidRPr="00000000" w14:paraId="0000047C">
      <w:pPr>
        <w:ind w:left="720" w:firstLine="0"/>
        <w:rPr>
          <w:color w:val="222222"/>
        </w:rPr>
      </w:pPr>
      <w:r w:rsidDel="00000000" w:rsidR="00000000" w:rsidRPr="00000000">
        <w:rPr>
          <w:color w:val="222222"/>
          <w:rtl w:val="0"/>
        </w:rPr>
        <w:t xml:space="preserve">        DECLARE CONTINUE HANDLER FOR NOT FOUND SET b = 1;</w:t>
      </w:r>
    </w:p>
    <w:p w:rsidR="00000000" w:rsidDel="00000000" w:rsidP="00000000" w:rsidRDefault="00000000" w:rsidRPr="00000000" w14:paraId="0000047D">
      <w:pPr>
        <w:ind w:left="720" w:firstLine="0"/>
        <w:rPr>
          <w:color w:val="222222"/>
        </w:rPr>
      </w:pPr>
      <w:r w:rsidDel="00000000" w:rsidR="00000000" w:rsidRPr="00000000">
        <w:rPr>
          <w:color w:val="222222"/>
          <w:rtl w:val="0"/>
        </w:rPr>
        <w:t xml:space="preserve">        OPEN cur1;     </w:t>
      </w:r>
    </w:p>
    <w:p w:rsidR="00000000" w:rsidDel="00000000" w:rsidP="00000000" w:rsidRDefault="00000000" w:rsidRPr="00000000" w14:paraId="0000047E">
      <w:pPr>
        <w:ind w:left="720" w:firstLine="0"/>
        <w:rPr>
          <w:color w:val="222222"/>
        </w:rPr>
      </w:pPr>
      <w:r w:rsidDel="00000000" w:rsidR="00000000" w:rsidRPr="00000000">
        <w:rPr>
          <w:color w:val="222222"/>
          <w:rtl w:val="0"/>
        </w:rPr>
        <w:t xml:space="preserve">        SET b = 0;</w:t>
      </w:r>
    </w:p>
    <w:p w:rsidR="00000000" w:rsidDel="00000000" w:rsidP="00000000" w:rsidRDefault="00000000" w:rsidRPr="00000000" w14:paraId="0000047F">
      <w:pPr>
        <w:ind w:left="720" w:firstLine="0"/>
        <w:rPr>
          <w:color w:val="222222"/>
        </w:rPr>
      </w:pPr>
      <w:r w:rsidDel="00000000" w:rsidR="00000000" w:rsidRPr="00000000">
        <w:rPr>
          <w:color w:val="222222"/>
          <w:rtl w:val="0"/>
        </w:rPr>
        <w:t xml:space="preserve">        FETCH cur1 INTO a;</w:t>
      </w:r>
    </w:p>
    <w:p w:rsidR="00000000" w:rsidDel="00000000" w:rsidP="00000000" w:rsidRDefault="00000000" w:rsidRPr="00000000" w14:paraId="00000480">
      <w:pPr>
        <w:ind w:left="720" w:firstLine="0"/>
        <w:rPr>
          <w:color w:val="222222"/>
        </w:rPr>
      </w:pPr>
      <w:r w:rsidDel="00000000" w:rsidR="00000000" w:rsidRPr="00000000">
        <w:rPr>
          <w:color w:val="222222"/>
          <w:rtl w:val="0"/>
        </w:rPr>
        <w:t xml:space="preserve">        WHILE b = 0 DO</w:t>
      </w:r>
    </w:p>
    <w:p w:rsidR="00000000" w:rsidDel="00000000" w:rsidP="00000000" w:rsidRDefault="00000000" w:rsidRPr="00000000" w14:paraId="00000481">
      <w:pPr>
        <w:ind w:left="720" w:firstLine="0"/>
        <w:rPr>
          <w:color w:val="222222"/>
        </w:rPr>
      </w:pPr>
      <w:r w:rsidDel="00000000" w:rsidR="00000000" w:rsidRPr="00000000">
        <w:rPr>
          <w:color w:val="222222"/>
          <w:rtl w:val="0"/>
        </w:rPr>
        <w:tab/>
        <w:tab/>
        <w:t xml:space="preserve">set temp_order_no = a;</w:t>
      </w:r>
    </w:p>
    <w:p w:rsidR="00000000" w:rsidDel="00000000" w:rsidP="00000000" w:rsidRDefault="00000000" w:rsidRPr="00000000" w14:paraId="00000482">
      <w:pPr>
        <w:ind w:left="720" w:firstLine="0"/>
        <w:rPr>
          <w:color w:val="222222"/>
        </w:rPr>
      </w:pPr>
      <w:r w:rsidDel="00000000" w:rsidR="00000000" w:rsidRPr="00000000">
        <w:rPr>
          <w:rtl w:val="0"/>
        </w:rPr>
      </w:r>
    </w:p>
    <w:p w:rsidR="00000000" w:rsidDel="00000000" w:rsidP="00000000" w:rsidRDefault="00000000" w:rsidRPr="00000000" w14:paraId="00000483">
      <w:pPr>
        <w:ind w:left="720" w:firstLine="0"/>
        <w:rPr>
          <w:color w:val="222222"/>
        </w:rPr>
      </w:pPr>
      <w:r w:rsidDel="00000000" w:rsidR="00000000" w:rsidRPr="00000000">
        <w:rPr>
          <w:color w:val="222222"/>
          <w:rtl w:val="0"/>
        </w:rPr>
        <w:tab/>
        <w:tab/>
        <w:t xml:space="preserve">set order_time = (select orders.order_time from orders where orders.order_no = temp_order_no);</w:t>
      </w:r>
    </w:p>
    <w:p w:rsidR="00000000" w:rsidDel="00000000" w:rsidP="00000000" w:rsidRDefault="00000000" w:rsidRPr="00000000" w14:paraId="00000484">
      <w:pPr>
        <w:ind w:left="720" w:firstLine="0"/>
        <w:rPr>
          <w:color w:val="222222"/>
        </w:rPr>
      </w:pPr>
      <w:r w:rsidDel="00000000" w:rsidR="00000000" w:rsidRPr="00000000">
        <w:rPr>
          <w:color w:val="222222"/>
          <w:rtl w:val="0"/>
        </w:rPr>
        <w:tab/>
      </w:r>
    </w:p>
    <w:p w:rsidR="00000000" w:rsidDel="00000000" w:rsidP="00000000" w:rsidRDefault="00000000" w:rsidRPr="00000000" w14:paraId="00000485">
      <w:pPr>
        <w:ind w:left="720" w:firstLine="0"/>
        <w:rPr>
          <w:color w:val="222222"/>
        </w:rPr>
      </w:pPr>
      <w:r w:rsidDel="00000000" w:rsidR="00000000" w:rsidRPr="00000000">
        <w:rPr>
          <w:rtl w:val="0"/>
        </w:rPr>
      </w:r>
    </w:p>
    <w:p w:rsidR="00000000" w:rsidDel="00000000" w:rsidP="00000000" w:rsidRDefault="00000000" w:rsidRPr="00000000" w14:paraId="00000486">
      <w:pPr>
        <w:ind w:left="720" w:firstLine="0"/>
        <w:rPr>
          <w:color w:val="222222"/>
        </w:rPr>
      </w:pPr>
      <w:r w:rsidDel="00000000" w:rsidR="00000000" w:rsidRPr="00000000">
        <w:rPr>
          <w:color w:val="222222"/>
          <w:rtl w:val="0"/>
        </w:rPr>
        <w:tab/>
        <w:tab/>
        <w:t xml:space="preserve">BLOCK2: BEGIN</w:t>
      </w:r>
    </w:p>
    <w:p w:rsidR="00000000" w:rsidDel="00000000" w:rsidP="00000000" w:rsidRDefault="00000000" w:rsidRPr="00000000" w14:paraId="00000487">
      <w:pPr>
        <w:ind w:left="720" w:firstLine="0"/>
        <w:rPr>
          <w:color w:val="222222"/>
        </w:rPr>
      </w:pPr>
      <w:r w:rsidDel="00000000" w:rsidR="00000000" w:rsidRPr="00000000">
        <w:rPr>
          <w:color w:val="222222"/>
          <w:rtl w:val="0"/>
        </w:rPr>
        <w:tab/>
        <w:tab/>
        <w:t xml:space="preserve">DECLARE cur2 CURSOR FOR SELECT order_details.item_id from order_details where order_details.order_no = temp_order_no;</w:t>
      </w:r>
    </w:p>
    <w:p w:rsidR="00000000" w:rsidDel="00000000" w:rsidP="00000000" w:rsidRDefault="00000000" w:rsidRPr="00000000" w14:paraId="00000488">
      <w:pPr>
        <w:ind w:left="720" w:firstLine="0"/>
        <w:rPr>
          <w:color w:val="222222"/>
        </w:rPr>
      </w:pPr>
      <w:r w:rsidDel="00000000" w:rsidR="00000000" w:rsidRPr="00000000">
        <w:rPr>
          <w:color w:val="222222"/>
          <w:rtl w:val="0"/>
        </w:rPr>
        <w:t xml:space="preserve">       </w:t>
        <w:tab/>
        <w:tab/>
        <w:t xml:space="preserve">DECLARE CONTINUE HANDLER FOR NOT FOUND SET c = 1;</w:t>
      </w:r>
    </w:p>
    <w:p w:rsidR="00000000" w:rsidDel="00000000" w:rsidP="00000000" w:rsidRDefault="00000000" w:rsidRPr="00000000" w14:paraId="00000489">
      <w:pPr>
        <w:ind w:left="720" w:firstLine="0"/>
        <w:rPr>
          <w:color w:val="222222"/>
        </w:rPr>
      </w:pPr>
      <w:r w:rsidDel="00000000" w:rsidR="00000000" w:rsidRPr="00000000">
        <w:rPr>
          <w:color w:val="222222"/>
          <w:rtl w:val="0"/>
        </w:rPr>
        <w:t xml:space="preserve">        </w:t>
        <w:tab/>
        <w:t xml:space="preserve">OPEN cur2;     </w:t>
      </w:r>
    </w:p>
    <w:p w:rsidR="00000000" w:rsidDel="00000000" w:rsidP="00000000" w:rsidRDefault="00000000" w:rsidRPr="00000000" w14:paraId="0000048A">
      <w:pPr>
        <w:ind w:left="720" w:firstLine="0"/>
        <w:rPr>
          <w:color w:val="222222"/>
        </w:rPr>
      </w:pPr>
      <w:r w:rsidDel="00000000" w:rsidR="00000000" w:rsidRPr="00000000">
        <w:rPr>
          <w:color w:val="222222"/>
          <w:rtl w:val="0"/>
        </w:rPr>
        <w:t xml:space="preserve">        </w:t>
        <w:tab/>
        <w:t xml:space="preserve">SET c = 0;</w:t>
      </w:r>
    </w:p>
    <w:p w:rsidR="00000000" w:rsidDel="00000000" w:rsidP="00000000" w:rsidRDefault="00000000" w:rsidRPr="00000000" w14:paraId="0000048B">
      <w:pPr>
        <w:ind w:left="720" w:firstLine="0"/>
        <w:rPr>
          <w:color w:val="222222"/>
        </w:rPr>
      </w:pPr>
      <w:r w:rsidDel="00000000" w:rsidR="00000000" w:rsidRPr="00000000">
        <w:rPr>
          <w:color w:val="222222"/>
          <w:rtl w:val="0"/>
        </w:rPr>
        <w:t xml:space="preserve">        </w:t>
        <w:tab/>
        <w:t xml:space="preserve">FETCH cur2 INTO d;</w:t>
      </w:r>
    </w:p>
    <w:p w:rsidR="00000000" w:rsidDel="00000000" w:rsidP="00000000" w:rsidRDefault="00000000" w:rsidRPr="00000000" w14:paraId="0000048C">
      <w:pPr>
        <w:ind w:left="720" w:firstLine="0"/>
        <w:rPr>
          <w:color w:val="222222"/>
        </w:rPr>
      </w:pPr>
      <w:r w:rsidDel="00000000" w:rsidR="00000000" w:rsidRPr="00000000">
        <w:rPr>
          <w:color w:val="222222"/>
          <w:rtl w:val="0"/>
        </w:rPr>
        <w:tab/>
        <w:tab/>
        <w:t xml:space="preserve">WHILE c = 0 DO</w:t>
      </w:r>
    </w:p>
    <w:p w:rsidR="00000000" w:rsidDel="00000000" w:rsidP="00000000" w:rsidRDefault="00000000" w:rsidRPr="00000000" w14:paraId="0000048D">
      <w:pPr>
        <w:ind w:left="720" w:firstLine="0"/>
        <w:rPr>
          <w:color w:val="222222"/>
        </w:rPr>
      </w:pPr>
      <w:r w:rsidDel="00000000" w:rsidR="00000000" w:rsidRPr="00000000">
        <w:rPr>
          <w:color w:val="222222"/>
          <w:rtl w:val="0"/>
        </w:rPr>
        <w:tab/>
        <w:tab/>
        <w:tab/>
        <w:t xml:space="preserve">set temp_item_id = d;</w:t>
      </w:r>
    </w:p>
    <w:p w:rsidR="00000000" w:rsidDel="00000000" w:rsidP="00000000" w:rsidRDefault="00000000" w:rsidRPr="00000000" w14:paraId="0000048E">
      <w:pPr>
        <w:ind w:left="720" w:firstLine="0"/>
        <w:rPr>
          <w:color w:val="222222"/>
        </w:rPr>
      </w:pPr>
      <w:r w:rsidDel="00000000" w:rsidR="00000000" w:rsidRPr="00000000">
        <w:rPr>
          <w:color w:val="222222"/>
          <w:rtl w:val="0"/>
        </w:rPr>
        <w:tab/>
        <w:tab/>
        <w:tab/>
        <w:t xml:space="preserve">set name = (select food_item.item_name from food_item where food_item.item_id=d);</w:t>
      </w:r>
    </w:p>
    <w:p w:rsidR="00000000" w:rsidDel="00000000" w:rsidP="00000000" w:rsidRDefault="00000000" w:rsidRPr="00000000" w14:paraId="0000048F">
      <w:pPr>
        <w:ind w:left="720" w:firstLine="0"/>
        <w:rPr>
          <w:color w:val="222222"/>
        </w:rPr>
      </w:pPr>
      <w:r w:rsidDel="00000000" w:rsidR="00000000" w:rsidRPr="00000000">
        <w:rPr>
          <w:color w:val="222222"/>
          <w:rtl w:val="0"/>
        </w:rPr>
        <w:tab/>
      </w:r>
    </w:p>
    <w:p w:rsidR="00000000" w:rsidDel="00000000" w:rsidP="00000000" w:rsidRDefault="00000000" w:rsidRPr="00000000" w14:paraId="00000490">
      <w:pPr>
        <w:ind w:left="720" w:firstLine="0"/>
        <w:rPr>
          <w:color w:val="222222"/>
        </w:rPr>
      </w:pPr>
      <w:r w:rsidDel="00000000" w:rsidR="00000000" w:rsidRPr="00000000">
        <w:rPr>
          <w:color w:val="222222"/>
          <w:rtl w:val="0"/>
        </w:rPr>
        <w:tab/>
        <w:tab/>
        <w:tab/>
        <w:t xml:space="preserve">set qty = (select order_details.qty from order_details where order_details.order_no=temp_order_no and item_id = d);</w:t>
      </w:r>
    </w:p>
    <w:p w:rsidR="00000000" w:rsidDel="00000000" w:rsidP="00000000" w:rsidRDefault="00000000" w:rsidRPr="00000000" w14:paraId="00000491">
      <w:pPr>
        <w:ind w:left="720" w:firstLine="0"/>
        <w:rPr>
          <w:color w:val="222222"/>
        </w:rPr>
      </w:pPr>
      <w:r w:rsidDel="00000000" w:rsidR="00000000" w:rsidRPr="00000000">
        <w:rPr>
          <w:rtl w:val="0"/>
        </w:rPr>
      </w:r>
    </w:p>
    <w:p w:rsidR="00000000" w:rsidDel="00000000" w:rsidP="00000000" w:rsidRDefault="00000000" w:rsidRPr="00000000" w14:paraId="00000492">
      <w:pPr>
        <w:ind w:left="720" w:firstLine="0"/>
        <w:rPr>
          <w:color w:val="222222"/>
        </w:rPr>
      </w:pPr>
      <w:r w:rsidDel="00000000" w:rsidR="00000000" w:rsidRPr="00000000">
        <w:rPr>
          <w:color w:val="222222"/>
          <w:rtl w:val="0"/>
        </w:rPr>
        <w:tab/>
        <w:tab/>
        <w:tab/>
        <w:t xml:space="preserve">set price1 = (select price from order_details where order_details.order_no=temp_order_no and item_id = d);</w:t>
      </w:r>
    </w:p>
    <w:p w:rsidR="00000000" w:rsidDel="00000000" w:rsidP="00000000" w:rsidRDefault="00000000" w:rsidRPr="00000000" w14:paraId="00000493">
      <w:pPr>
        <w:ind w:left="720" w:firstLine="0"/>
        <w:rPr>
          <w:color w:val="222222"/>
        </w:rPr>
      </w:pPr>
      <w:r w:rsidDel="00000000" w:rsidR="00000000" w:rsidRPr="00000000">
        <w:rPr>
          <w:rtl w:val="0"/>
        </w:rPr>
      </w:r>
    </w:p>
    <w:p w:rsidR="00000000" w:rsidDel="00000000" w:rsidP="00000000" w:rsidRDefault="00000000" w:rsidRPr="00000000" w14:paraId="00000494">
      <w:pPr>
        <w:ind w:left="720" w:firstLine="0"/>
        <w:rPr>
          <w:color w:val="222222"/>
        </w:rPr>
      </w:pPr>
      <w:r w:rsidDel="00000000" w:rsidR="00000000" w:rsidRPr="00000000">
        <w:rPr>
          <w:color w:val="222222"/>
          <w:rtl w:val="0"/>
        </w:rPr>
        <w:t xml:space="preserve">                         </w:t>
      </w:r>
    </w:p>
    <w:p w:rsidR="00000000" w:rsidDel="00000000" w:rsidP="00000000" w:rsidRDefault="00000000" w:rsidRPr="00000000" w14:paraId="00000495">
      <w:pPr>
        <w:ind w:left="720" w:firstLine="0"/>
        <w:rPr>
          <w:color w:val="222222"/>
        </w:rPr>
      </w:pPr>
      <w:r w:rsidDel="00000000" w:rsidR="00000000" w:rsidRPr="00000000">
        <w:rPr>
          <w:rtl w:val="0"/>
        </w:rPr>
      </w:r>
    </w:p>
    <w:p w:rsidR="00000000" w:rsidDel="00000000" w:rsidP="00000000" w:rsidRDefault="00000000" w:rsidRPr="00000000" w14:paraId="00000496">
      <w:pPr>
        <w:ind w:left="720" w:firstLine="0"/>
        <w:rPr>
          <w:color w:val="222222"/>
        </w:rPr>
      </w:pPr>
      <w:r w:rsidDel="00000000" w:rsidR="00000000" w:rsidRPr="00000000">
        <w:rPr>
          <w:color w:val="222222"/>
          <w:rtl w:val="0"/>
        </w:rPr>
        <w:tab/>
        <w:tab/>
        <w:t xml:space="preserve">FETCH cur2 into d;</w:t>
        <w:tab/>
      </w:r>
    </w:p>
    <w:p w:rsidR="00000000" w:rsidDel="00000000" w:rsidP="00000000" w:rsidRDefault="00000000" w:rsidRPr="00000000" w14:paraId="00000497">
      <w:pPr>
        <w:ind w:left="720" w:firstLine="0"/>
        <w:rPr>
          <w:color w:val="222222"/>
        </w:rPr>
      </w:pPr>
      <w:r w:rsidDel="00000000" w:rsidR="00000000" w:rsidRPr="00000000">
        <w:rPr>
          <w:color w:val="222222"/>
          <w:rtl w:val="0"/>
        </w:rPr>
        <w:tab/>
        <w:tab/>
        <w:t xml:space="preserve">END WHILE;</w:t>
      </w:r>
    </w:p>
    <w:p w:rsidR="00000000" w:rsidDel="00000000" w:rsidP="00000000" w:rsidRDefault="00000000" w:rsidRPr="00000000" w14:paraId="00000498">
      <w:pPr>
        <w:ind w:left="720" w:firstLine="0"/>
        <w:rPr>
          <w:color w:val="222222"/>
        </w:rPr>
      </w:pPr>
      <w:r w:rsidDel="00000000" w:rsidR="00000000" w:rsidRPr="00000000">
        <w:rPr>
          <w:color w:val="222222"/>
          <w:rtl w:val="0"/>
        </w:rPr>
        <w:tab/>
        <w:tab/>
        <w:t xml:space="preserve">CLOSE cur2;</w:t>
      </w:r>
    </w:p>
    <w:p w:rsidR="00000000" w:rsidDel="00000000" w:rsidP="00000000" w:rsidRDefault="00000000" w:rsidRPr="00000000" w14:paraId="00000499">
      <w:pPr>
        <w:ind w:left="720" w:firstLine="0"/>
        <w:rPr>
          <w:color w:val="222222"/>
        </w:rPr>
      </w:pPr>
      <w:r w:rsidDel="00000000" w:rsidR="00000000" w:rsidRPr="00000000">
        <w:rPr>
          <w:color w:val="222222"/>
          <w:rtl w:val="0"/>
        </w:rPr>
        <w:tab/>
        <w:tab/>
        <w:t xml:space="preserve">END BLOCK2;</w:t>
      </w:r>
    </w:p>
    <w:p w:rsidR="00000000" w:rsidDel="00000000" w:rsidP="00000000" w:rsidRDefault="00000000" w:rsidRPr="00000000" w14:paraId="0000049A">
      <w:pPr>
        <w:ind w:left="720" w:firstLine="0"/>
        <w:rPr>
          <w:color w:val="222222"/>
        </w:rPr>
      </w:pPr>
      <w:r w:rsidDel="00000000" w:rsidR="00000000" w:rsidRPr="00000000">
        <w:rPr>
          <w:rtl w:val="0"/>
        </w:rPr>
      </w:r>
    </w:p>
    <w:p w:rsidR="00000000" w:rsidDel="00000000" w:rsidP="00000000" w:rsidRDefault="00000000" w:rsidRPr="00000000" w14:paraId="0000049B">
      <w:pPr>
        <w:ind w:left="720" w:firstLine="0"/>
        <w:rPr>
          <w:color w:val="222222"/>
        </w:rPr>
      </w:pPr>
      <w:r w:rsidDel="00000000" w:rsidR="00000000" w:rsidRPr="00000000">
        <w:rPr>
          <w:color w:val="222222"/>
          <w:rtl w:val="0"/>
        </w:rPr>
        <w:tab/>
        <w:tab/>
        <w:t xml:space="preserve">set bill_amt = (select bill.bill_amount from bill where bill.order_no = temp_order_no limit 1);</w:t>
      </w:r>
    </w:p>
    <w:p w:rsidR="00000000" w:rsidDel="00000000" w:rsidP="00000000" w:rsidRDefault="00000000" w:rsidRPr="00000000" w14:paraId="0000049C">
      <w:pPr>
        <w:ind w:left="720" w:firstLine="0"/>
        <w:rPr>
          <w:color w:val="222222"/>
        </w:rPr>
      </w:pPr>
      <w:r w:rsidDel="00000000" w:rsidR="00000000" w:rsidRPr="00000000">
        <w:rPr>
          <w:rtl w:val="0"/>
        </w:rPr>
      </w:r>
    </w:p>
    <w:p w:rsidR="00000000" w:rsidDel="00000000" w:rsidP="00000000" w:rsidRDefault="00000000" w:rsidRPr="00000000" w14:paraId="0000049D">
      <w:pPr>
        <w:ind w:left="720" w:firstLine="0"/>
        <w:rPr>
          <w:color w:val="222222"/>
        </w:rPr>
      </w:pPr>
      <w:r w:rsidDel="00000000" w:rsidR="00000000" w:rsidRPr="00000000">
        <w:rPr>
          <w:color w:val="222222"/>
          <w:rtl w:val="0"/>
        </w:rPr>
        <w:tab/>
        <w:tab/>
        <w:t xml:space="preserve">set disc = (select bill.discount from bill where bill.order_no = temp_order_no limit 1);</w:t>
      </w:r>
    </w:p>
    <w:p w:rsidR="00000000" w:rsidDel="00000000" w:rsidP="00000000" w:rsidRDefault="00000000" w:rsidRPr="00000000" w14:paraId="0000049E">
      <w:pPr>
        <w:ind w:left="720" w:firstLine="0"/>
        <w:rPr>
          <w:color w:val="222222"/>
        </w:rPr>
      </w:pPr>
      <w:r w:rsidDel="00000000" w:rsidR="00000000" w:rsidRPr="00000000">
        <w:rPr>
          <w:rtl w:val="0"/>
        </w:rPr>
      </w:r>
    </w:p>
    <w:p w:rsidR="00000000" w:rsidDel="00000000" w:rsidP="00000000" w:rsidRDefault="00000000" w:rsidRPr="00000000" w14:paraId="0000049F">
      <w:pPr>
        <w:ind w:left="720" w:firstLine="0"/>
        <w:rPr>
          <w:color w:val="222222"/>
        </w:rPr>
      </w:pPr>
      <w:r w:rsidDel="00000000" w:rsidR="00000000" w:rsidRPr="00000000">
        <w:rPr>
          <w:color w:val="222222"/>
          <w:rtl w:val="0"/>
        </w:rPr>
        <w:tab/>
        <w:tab/>
        <w:t xml:space="preserve">set final_price = (select bill.bill_total from bill where bill.order_no = temp_order_no limit 1);</w:t>
      </w:r>
    </w:p>
    <w:p w:rsidR="00000000" w:rsidDel="00000000" w:rsidP="00000000" w:rsidRDefault="00000000" w:rsidRPr="00000000" w14:paraId="000004A0">
      <w:pPr>
        <w:ind w:left="720" w:firstLine="0"/>
        <w:rPr>
          <w:color w:val="222222"/>
        </w:rPr>
      </w:pPr>
      <w:r w:rsidDel="00000000" w:rsidR="00000000" w:rsidRPr="00000000">
        <w:rPr>
          <w:rtl w:val="0"/>
        </w:rPr>
      </w:r>
    </w:p>
    <w:p w:rsidR="00000000" w:rsidDel="00000000" w:rsidP="00000000" w:rsidRDefault="00000000" w:rsidRPr="00000000" w14:paraId="000004A1">
      <w:pPr>
        <w:ind w:left="720" w:firstLine="0"/>
        <w:rPr>
          <w:color w:val="222222"/>
        </w:rPr>
      </w:pPr>
      <w:r w:rsidDel="00000000" w:rsidR="00000000" w:rsidRPr="00000000">
        <w:rPr>
          <w:color w:val="222222"/>
          <w:rtl w:val="0"/>
        </w:rPr>
        <w:t xml:space="preserve">                select temp_order_no as order_no,order_time,temp_item_id as item_id, name,qty,price1 as Price,bill_amt as bill_amount,disc as discount,final_price;</w:t>
      </w:r>
    </w:p>
    <w:p w:rsidR="00000000" w:rsidDel="00000000" w:rsidP="00000000" w:rsidRDefault="00000000" w:rsidRPr="00000000" w14:paraId="000004A2">
      <w:pPr>
        <w:ind w:left="720" w:firstLine="0"/>
        <w:rPr>
          <w:color w:val="222222"/>
        </w:rPr>
      </w:pPr>
      <w:r w:rsidDel="00000000" w:rsidR="00000000" w:rsidRPr="00000000">
        <w:rPr>
          <w:color w:val="222222"/>
          <w:rtl w:val="0"/>
        </w:rPr>
        <w:tab/>
        <w:tab/>
      </w:r>
    </w:p>
    <w:p w:rsidR="00000000" w:rsidDel="00000000" w:rsidP="00000000" w:rsidRDefault="00000000" w:rsidRPr="00000000" w14:paraId="000004A3">
      <w:pPr>
        <w:ind w:left="720" w:firstLine="0"/>
        <w:rPr>
          <w:color w:val="222222"/>
        </w:rPr>
      </w:pPr>
      <w:r w:rsidDel="00000000" w:rsidR="00000000" w:rsidRPr="00000000">
        <w:rPr>
          <w:color w:val="222222"/>
          <w:rtl w:val="0"/>
        </w:rPr>
        <w:t xml:space="preserve">        FETCH cur1 INTO a;</w:t>
      </w:r>
    </w:p>
    <w:p w:rsidR="00000000" w:rsidDel="00000000" w:rsidP="00000000" w:rsidRDefault="00000000" w:rsidRPr="00000000" w14:paraId="000004A4">
      <w:pPr>
        <w:ind w:left="720" w:firstLine="0"/>
        <w:rPr>
          <w:color w:val="222222"/>
        </w:rPr>
      </w:pPr>
      <w:r w:rsidDel="00000000" w:rsidR="00000000" w:rsidRPr="00000000">
        <w:rPr>
          <w:color w:val="222222"/>
          <w:rtl w:val="0"/>
        </w:rPr>
        <w:t xml:space="preserve">        END WHILE;</w:t>
      </w:r>
    </w:p>
    <w:p w:rsidR="00000000" w:rsidDel="00000000" w:rsidP="00000000" w:rsidRDefault="00000000" w:rsidRPr="00000000" w14:paraId="000004A5">
      <w:pPr>
        <w:ind w:left="720" w:firstLine="0"/>
        <w:rPr>
          <w:color w:val="222222"/>
        </w:rPr>
      </w:pPr>
      <w:r w:rsidDel="00000000" w:rsidR="00000000" w:rsidRPr="00000000">
        <w:rPr>
          <w:color w:val="222222"/>
          <w:rtl w:val="0"/>
        </w:rPr>
        <w:t xml:space="preserve">        CLOSE cur1;</w:t>
      </w:r>
    </w:p>
    <w:p w:rsidR="00000000" w:rsidDel="00000000" w:rsidP="00000000" w:rsidRDefault="00000000" w:rsidRPr="00000000" w14:paraId="000004A6">
      <w:pPr>
        <w:ind w:left="720" w:firstLine="0"/>
        <w:rPr>
          <w:color w:val="222222"/>
        </w:rPr>
      </w:pPr>
      <w:r w:rsidDel="00000000" w:rsidR="00000000" w:rsidRPr="00000000">
        <w:rPr>
          <w:color w:val="222222"/>
          <w:rtl w:val="0"/>
        </w:rPr>
        <w:tab/>
        <w:t xml:space="preserve">END BLOCK1;</w:t>
      </w:r>
    </w:p>
    <w:p w:rsidR="00000000" w:rsidDel="00000000" w:rsidP="00000000" w:rsidRDefault="00000000" w:rsidRPr="00000000" w14:paraId="000004A7">
      <w:pPr>
        <w:ind w:left="720" w:firstLine="0"/>
        <w:rPr>
          <w:color w:val="222222"/>
        </w:rPr>
      </w:pPr>
      <w:r w:rsidDel="00000000" w:rsidR="00000000" w:rsidRPr="00000000">
        <w:rPr>
          <w:color w:val="222222"/>
          <w:rtl w:val="0"/>
        </w:rPr>
        <w:t xml:space="preserve">END$$</w:t>
      </w:r>
    </w:p>
    <w:p w:rsidR="00000000" w:rsidDel="00000000" w:rsidP="00000000" w:rsidRDefault="00000000" w:rsidRPr="00000000" w14:paraId="000004A8">
      <w:pPr>
        <w:ind w:left="720" w:firstLine="0"/>
        <w:rPr>
          <w:color w:val="222222"/>
        </w:rPr>
      </w:pPr>
      <w:r w:rsidDel="00000000" w:rsidR="00000000" w:rsidRPr="00000000">
        <w:rPr>
          <w:color w:val="222222"/>
          <w:rtl w:val="0"/>
        </w:rPr>
        <w:t xml:space="preserve">DELIMITER ;</w:t>
      </w:r>
    </w:p>
    <w:p w:rsidR="00000000" w:rsidDel="00000000" w:rsidP="00000000" w:rsidRDefault="00000000" w:rsidRPr="00000000" w14:paraId="000004A9">
      <w:pPr>
        <w:ind w:left="720" w:firstLine="0"/>
        <w:rPr>
          <w:color w:val="222222"/>
        </w:rPr>
      </w:pPr>
      <w:r w:rsidDel="00000000" w:rsidR="00000000" w:rsidRPr="00000000">
        <w:rPr>
          <w:rtl w:val="0"/>
        </w:rPr>
      </w:r>
    </w:p>
    <w:p w:rsidR="00000000" w:rsidDel="00000000" w:rsidP="00000000" w:rsidRDefault="00000000" w:rsidRPr="00000000" w14:paraId="000004AA">
      <w:pPr>
        <w:ind w:left="720" w:firstLine="0"/>
        <w:rPr>
          <w:color w:val="222222"/>
        </w:rPr>
      </w:pPr>
      <w:r w:rsidDel="00000000" w:rsidR="00000000" w:rsidRPr="00000000">
        <w:rPr>
          <w:rtl w:val="0"/>
        </w:rPr>
      </w:r>
    </w:p>
    <w:p w:rsidR="00000000" w:rsidDel="00000000" w:rsidP="00000000" w:rsidRDefault="00000000" w:rsidRPr="00000000" w14:paraId="000004AB">
      <w:pPr>
        <w:ind w:left="720" w:firstLine="0"/>
        <w:rPr>
          <w:color w:val="222222"/>
        </w:rPr>
      </w:pPr>
      <w:r w:rsidDel="00000000" w:rsidR="00000000" w:rsidRPr="00000000">
        <w:rPr>
          <w:rtl w:val="0"/>
        </w:rPr>
      </w:r>
    </w:p>
    <w:p w:rsidR="00000000" w:rsidDel="00000000" w:rsidP="00000000" w:rsidRDefault="00000000" w:rsidRPr="00000000" w14:paraId="000004AC">
      <w:pPr>
        <w:ind w:left="720" w:firstLine="0"/>
        <w:rPr>
          <w:color w:val="222222"/>
        </w:rPr>
      </w:pPr>
      <w:r w:rsidDel="00000000" w:rsidR="00000000" w:rsidRPr="00000000">
        <w:rPr>
          <w:rtl w:val="0"/>
        </w:rPr>
      </w:r>
    </w:p>
    <w:p w:rsidR="00000000" w:rsidDel="00000000" w:rsidP="00000000" w:rsidRDefault="00000000" w:rsidRPr="00000000" w14:paraId="000004AD">
      <w:pPr>
        <w:ind w:left="720" w:firstLine="0"/>
        <w:rPr>
          <w:color w:val="222222"/>
        </w:rPr>
      </w:pPr>
      <w:r w:rsidDel="00000000" w:rsidR="00000000" w:rsidRPr="00000000">
        <w:rPr>
          <w:rtl w:val="0"/>
        </w:rPr>
      </w:r>
    </w:p>
    <w:p w:rsidR="00000000" w:rsidDel="00000000" w:rsidP="00000000" w:rsidRDefault="00000000" w:rsidRPr="00000000" w14:paraId="000004AE">
      <w:pPr>
        <w:ind w:left="720" w:firstLine="0"/>
        <w:rPr>
          <w:color w:val="222222"/>
        </w:rPr>
      </w:pPr>
      <w:r w:rsidDel="00000000" w:rsidR="00000000" w:rsidRPr="00000000">
        <w:rPr>
          <w:rtl w:val="0"/>
        </w:rPr>
      </w:r>
    </w:p>
    <w:p w:rsidR="00000000" w:rsidDel="00000000" w:rsidP="00000000" w:rsidRDefault="00000000" w:rsidRPr="00000000" w14:paraId="000004AF">
      <w:pPr>
        <w:ind w:left="720" w:firstLine="0"/>
        <w:rPr>
          <w:color w:val="222222"/>
        </w:rPr>
      </w:pPr>
      <w:r w:rsidDel="00000000" w:rsidR="00000000" w:rsidRPr="00000000">
        <w:rPr>
          <w:rtl w:val="0"/>
        </w:rPr>
      </w:r>
    </w:p>
    <w:p w:rsidR="00000000" w:rsidDel="00000000" w:rsidP="00000000" w:rsidRDefault="00000000" w:rsidRPr="00000000" w14:paraId="000004B0">
      <w:pPr>
        <w:ind w:left="720" w:firstLine="0"/>
        <w:rPr>
          <w:color w:val="222222"/>
        </w:rPr>
      </w:pPr>
      <w:r w:rsidDel="00000000" w:rsidR="00000000" w:rsidRPr="00000000">
        <w:rPr>
          <w:rtl w:val="0"/>
        </w:rPr>
      </w:r>
    </w:p>
    <w:p w:rsidR="00000000" w:rsidDel="00000000" w:rsidP="00000000" w:rsidRDefault="00000000" w:rsidRPr="00000000" w14:paraId="000004B1">
      <w:pPr>
        <w:ind w:left="720" w:firstLine="0"/>
        <w:rPr>
          <w:color w:val="222222"/>
        </w:rPr>
      </w:pPr>
      <w:r w:rsidDel="00000000" w:rsidR="00000000" w:rsidRPr="00000000">
        <w:rPr>
          <w:rtl w:val="0"/>
        </w:rPr>
      </w:r>
    </w:p>
    <w:p w:rsidR="00000000" w:rsidDel="00000000" w:rsidP="00000000" w:rsidRDefault="00000000" w:rsidRPr="00000000" w14:paraId="000004B2">
      <w:pPr>
        <w:ind w:left="720" w:firstLine="0"/>
        <w:rPr>
          <w:color w:val="222222"/>
        </w:rPr>
      </w:pPr>
      <w:r w:rsidDel="00000000" w:rsidR="00000000" w:rsidRPr="00000000">
        <w:rPr>
          <w:rtl w:val="0"/>
        </w:rPr>
      </w:r>
    </w:p>
    <w:p w:rsidR="00000000" w:rsidDel="00000000" w:rsidP="00000000" w:rsidRDefault="00000000" w:rsidRPr="00000000" w14:paraId="000004B3">
      <w:pPr>
        <w:ind w:left="720" w:firstLine="0"/>
        <w:rPr>
          <w:color w:val="222222"/>
        </w:rPr>
      </w:pPr>
      <w:r w:rsidDel="00000000" w:rsidR="00000000" w:rsidRPr="00000000">
        <w:rPr>
          <w:rtl w:val="0"/>
        </w:rPr>
      </w:r>
    </w:p>
    <w:p w:rsidR="00000000" w:rsidDel="00000000" w:rsidP="00000000" w:rsidRDefault="00000000" w:rsidRPr="00000000" w14:paraId="000004B4">
      <w:pPr>
        <w:ind w:left="720" w:firstLine="0"/>
        <w:rPr>
          <w:color w:val="222222"/>
        </w:rPr>
      </w:pPr>
      <w:r w:rsidDel="00000000" w:rsidR="00000000" w:rsidRPr="00000000">
        <w:rPr>
          <w:rtl w:val="0"/>
        </w:rPr>
      </w:r>
    </w:p>
    <w:p w:rsidR="00000000" w:rsidDel="00000000" w:rsidP="00000000" w:rsidRDefault="00000000" w:rsidRPr="00000000" w14:paraId="000004B5">
      <w:pPr>
        <w:ind w:left="720" w:firstLine="0"/>
        <w:rPr>
          <w:color w:val="222222"/>
        </w:rPr>
      </w:pPr>
      <w:r w:rsidDel="00000000" w:rsidR="00000000" w:rsidRPr="00000000">
        <w:rPr>
          <w:b w:val="1"/>
          <w:color w:val="222222"/>
          <w:rtl w:val="0"/>
        </w:rPr>
        <w:t xml:space="preserve">Screenshot:  </w:t>
      </w:r>
      <w:r w:rsidDel="00000000" w:rsidR="00000000" w:rsidRPr="00000000">
        <w:rPr>
          <w:color w:val="222222"/>
          <w:rtl w:val="0"/>
        </w:rPr>
        <w:t xml:space="preserve">It displays previous order details of that particular customer. For example: here user ‘muskan’ can view its previous orders as shown.</w:t>
      </w:r>
    </w:p>
    <w:p w:rsidR="00000000" w:rsidDel="00000000" w:rsidP="00000000" w:rsidRDefault="00000000" w:rsidRPr="00000000" w14:paraId="000004B6">
      <w:pPr>
        <w:ind w:left="720" w:firstLine="0"/>
        <w:rPr>
          <w:color w:val="222222"/>
        </w:rPr>
      </w:pPr>
      <w:r w:rsidDel="00000000" w:rsidR="00000000" w:rsidRPr="00000000">
        <w:rPr>
          <w:rtl w:val="0"/>
        </w:rPr>
      </w:r>
    </w:p>
    <w:p w:rsidR="00000000" w:rsidDel="00000000" w:rsidP="00000000" w:rsidRDefault="00000000" w:rsidRPr="00000000" w14:paraId="000004B7">
      <w:pPr>
        <w:ind w:left="720" w:firstLine="0"/>
        <w:rPr>
          <w:color w:val="222222"/>
        </w:rPr>
      </w:pPr>
      <w:r w:rsidDel="00000000" w:rsidR="00000000" w:rsidRPr="00000000">
        <w:rPr>
          <w:color w:val="222222"/>
        </w:rPr>
        <w:drawing>
          <wp:inline distB="114300" distT="114300" distL="114300" distR="114300">
            <wp:extent cx="6172200" cy="2324100"/>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172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ind w:left="720" w:firstLine="0"/>
        <w:rPr>
          <w:color w:val="222222"/>
        </w:rPr>
      </w:pPr>
      <w:r w:rsidDel="00000000" w:rsidR="00000000" w:rsidRPr="00000000">
        <w:rPr>
          <w:color w:val="222222"/>
        </w:rPr>
        <w:drawing>
          <wp:inline distB="114300" distT="114300" distL="114300" distR="114300">
            <wp:extent cx="6172200" cy="3670300"/>
            <wp:effectExtent b="0" l="0" r="0" t="0"/>
            <wp:docPr id="2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172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ind w:left="720" w:firstLine="0"/>
        <w:rPr>
          <w:color w:val="222222"/>
        </w:rPr>
      </w:pPr>
      <w:r w:rsidDel="00000000" w:rsidR="00000000" w:rsidRPr="00000000">
        <w:rPr>
          <w:color w:val="222222"/>
        </w:rPr>
        <w:drawing>
          <wp:inline distB="114300" distT="114300" distL="114300" distR="114300">
            <wp:extent cx="6172200" cy="4470400"/>
            <wp:effectExtent b="0" l="0" r="0" t="0"/>
            <wp:docPr id="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172200" cy="447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BA">
      <w:pPr>
        <w:numPr>
          <w:ilvl w:val="0"/>
          <w:numId w:val="1"/>
        </w:numPr>
        <w:ind w:left="1440" w:hanging="360"/>
        <w:rPr>
          <w:color w:val="222222"/>
        </w:rPr>
      </w:pPr>
      <w:r w:rsidDel="00000000" w:rsidR="00000000" w:rsidRPr="00000000">
        <w:rPr>
          <w:b w:val="1"/>
          <w:color w:val="222222"/>
          <w:sz w:val="28"/>
          <w:szCs w:val="28"/>
          <w:rtl w:val="0"/>
        </w:rPr>
        <w:t xml:space="preserve">Place an order: </w:t>
      </w:r>
      <w:r w:rsidDel="00000000" w:rsidR="00000000" w:rsidRPr="00000000">
        <w:rPr>
          <w:color w:val="222222"/>
          <w:sz w:val="28"/>
          <w:szCs w:val="28"/>
          <w:rtl w:val="0"/>
        </w:rPr>
        <w:t xml:space="preserve">It inserts the details into the order table when a customer places an order.</w:t>
      </w:r>
      <w:r w:rsidDel="00000000" w:rsidR="00000000" w:rsidRPr="00000000">
        <w:rPr>
          <w:rtl w:val="0"/>
        </w:rPr>
      </w:r>
    </w:p>
    <w:p w:rsidR="00000000" w:rsidDel="00000000" w:rsidP="00000000" w:rsidRDefault="00000000" w:rsidRPr="00000000" w14:paraId="000004BB">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4BC">
      <w:pPr>
        <w:rPr>
          <w:color w:val="222222"/>
        </w:rPr>
      </w:pPr>
      <w:r w:rsidDel="00000000" w:rsidR="00000000" w:rsidRPr="00000000">
        <w:rPr>
          <w:color w:val="222222"/>
          <w:rtl w:val="0"/>
        </w:rPr>
        <w:t xml:space="preserve">DELIMITER $$</w:t>
      </w:r>
    </w:p>
    <w:p w:rsidR="00000000" w:rsidDel="00000000" w:rsidP="00000000" w:rsidRDefault="00000000" w:rsidRPr="00000000" w14:paraId="000004BD">
      <w:pPr>
        <w:rPr>
          <w:color w:val="222222"/>
        </w:rPr>
      </w:pPr>
      <w:r w:rsidDel="00000000" w:rsidR="00000000" w:rsidRPr="00000000">
        <w:rPr>
          <w:color w:val="222222"/>
          <w:rtl w:val="0"/>
        </w:rPr>
        <w:t xml:space="preserve">CREATE DEFINER=`root`@`localhost` PROCEDURE `orderInsert`(IN `cust_id` INT(5),               IN `rest_id` INT(5))</w:t>
      </w:r>
    </w:p>
    <w:p w:rsidR="00000000" w:rsidDel="00000000" w:rsidP="00000000" w:rsidRDefault="00000000" w:rsidRPr="00000000" w14:paraId="000004BE">
      <w:pPr>
        <w:rPr>
          <w:color w:val="222222"/>
        </w:rPr>
      </w:pPr>
      <w:r w:rsidDel="00000000" w:rsidR="00000000" w:rsidRPr="00000000">
        <w:rPr>
          <w:color w:val="222222"/>
          <w:rtl w:val="0"/>
        </w:rPr>
        <w:t xml:space="preserve">BEGIN</w:t>
      </w:r>
    </w:p>
    <w:p w:rsidR="00000000" w:rsidDel="00000000" w:rsidP="00000000" w:rsidRDefault="00000000" w:rsidRPr="00000000" w14:paraId="000004BF">
      <w:pPr>
        <w:rPr>
          <w:color w:val="222222"/>
        </w:rPr>
      </w:pPr>
      <w:r w:rsidDel="00000000" w:rsidR="00000000" w:rsidRPr="00000000">
        <w:rPr>
          <w:color w:val="222222"/>
          <w:rtl w:val="0"/>
        </w:rPr>
        <w:tab/>
        <w:t xml:space="preserve">DECLARE deli_add_id int(5);</w:t>
      </w:r>
    </w:p>
    <w:p w:rsidR="00000000" w:rsidDel="00000000" w:rsidP="00000000" w:rsidRDefault="00000000" w:rsidRPr="00000000" w14:paraId="000004C0">
      <w:pPr>
        <w:rPr>
          <w:color w:val="222222"/>
        </w:rPr>
      </w:pPr>
      <w:r w:rsidDel="00000000" w:rsidR="00000000" w:rsidRPr="00000000">
        <w:rPr>
          <w:color w:val="222222"/>
          <w:rtl w:val="0"/>
        </w:rPr>
        <w:tab/>
      </w:r>
    </w:p>
    <w:p w:rsidR="00000000" w:rsidDel="00000000" w:rsidP="00000000" w:rsidRDefault="00000000" w:rsidRPr="00000000" w14:paraId="000004C1">
      <w:pPr>
        <w:rPr>
          <w:color w:val="222222"/>
        </w:rPr>
      </w:pPr>
      <w:r w:rsidDel="00000000" w:rsidR="00000000" w:rsidRPr="00000000">
        <w:rPr>
          <w:color w:val="222222"/>
          <w:rtl w:val="0"/>
        </w:rPr>
        <w:tab/>
        <w:t xml:space="preserve">set deli_add_id = (select delivery_address.delivery_address_id from delivery_address where delivery_address.customer_id=cust_id limit 1);</w:t>
      </w:r>
    </w:p>
    <w:p w:rsidR="00000000" w:rsidDel="00000000" w:rsidP="00000000" w:rsidRDefault="00000000" w:rsidRPr="00000000" w14:paraId="000004C2">
      <w:pPr>
        <w:rPr>
          <w:color w:val="222222"/>
        </w:rPr>
      </w:pPr>
      <w:r w:rsidDel="00000000" w:rsidR="00000000" w:rsidRPr="00000000">
        <w:rPr>
          <w:color w:val="222222"/>
          <w:rtl w:val="0"/>
        </w:rPr>
        <w:tab/>
      </w:r>
    </w:p>
    <w:p w:rsidR="00000000" w:rsidDel="00000000" w:rsidP="00000000" w:rsidRDefault="00000000" w:rsidRPr="00000000" w14:paraId="000004C3">
      <w:pPr>
        <w:rPr>
          <w:color w:val="222222"/>
        </w:rPr>
      </w:pPr>
      <w:r w:rsidDel="00000000" w:rsidR="00000000" w:rsidRPr="00000000">
        <w:rPr>
          <w:color w:val="222222"/>
          <w:rtl w:val="0"/>
        </w:rPr>
        <w:tab/>
        <w:t xml:space="preserve">insert into orders(customer_id, delivery_address_id, restaurant_id, order_status) values(cust_id, deli_add_id, rest_id, 'confirmed');</w:t>
      </w:r>
    </w:p>
    <w:p w:rsidR="00000000" w:rsidDel="00000000" w:rsidP="00000000" w:rsidRDefault="00000000" w:rsidRPr="00000000" w14:paraId="000004C4">
      <w:pPr>
        <w:rPr>
          <w:color w:val="222222"/>
        </w:rPr>
      </w:pPr>
      <w:r w:rsidDel="00000000" w:rsidR="00000000" w:rsidRPr="00000000">
        <w:rPr>
          <w:rtl w:val="0"/>
        </w:rPr>
      </w:r>
    </w:p>
    <w:p w:rsidR="00000000" w:rsidDel="00000000" w:rsidP="00000000" w:rsidRDefault="00000000" w:rsidRPr="00000000" w14:paraId="000004C5">
      <w:pPr>
        <w:rPr>
          <w:color w:val="222222"/>
        </w:rPr>
      </w:pPr>
      <w:r w:rsidDel="00000000" w:rsidR="00000000" w:rsidRPr="00000000">
        <w:rPr>
          <w:color w:val="222222"/>
          <w:rtl w:val="0"/>
        </w:rPr>
        <w:t xml:space="preserve">END$$</w:t>
      </w:r>
    </w:p>
    <w:p w:rsidR="00000000" w:rsidDel="00000000" w:rsidP="00000000" w:rsidRDefault="00000000" w:rsidRPr="00000000" w14:paraId="000004C6">
      <w:pPr>
        <w:rPr>
          <w:color w:val="222222"/>
        </w:rPr>
      </w:pPr>
      <w:r w:rsidDel="00000000" w:rsidR="00000000" w:rsidRPr="00000000">
        <w:rPr>
          <w:color w:val="222222"/>
          <w:rtl w:val="0"/>
        </w:rPr>
        <w:t xml:space="preserve">DELIMITER ;</w:t>
      </w:r>
    </w:p>
    <w:p w:rsidR="00000000" w:rsidDel="00000000" w:rsidP="00000000" w:rsidRDefault="00000000" w:rsidRPr="00000000" w14:paraId="000004C7">
      <w:pPr>
        <w:rPr>
          <w:color w:val="222222"/>
        </w:rPr>
      </w:pPr>
      <w:r w:rsidDel="00000000" w:rsidR="00000000" w:rsidRPr="00000000">
        <w:rPr>
          <w:rtl w:val="0"/>
        </w:rPr>
      </w:r>
    </w:p>
    <w:p w:rsidR="00000000" w:rsidDel="00000000" w:rsidP="00000000" w:rsidRDefault="00000000" w:rsidRPr="00000000" w14:paraId="000004C8">
      <w:pPr>
        <w:rPr>
          <w:color w:val="222222"/>
        </w:rPr>
      </w:pPr>
      <w:r w:rsidDel="00000000" w:rsidR="00000000" w:rsidRPr="00000000">
        <w:rPr>
          <w:b w:val="1"/>
          <w:color w:val="222222"/>
          <w:rtl w:val="0"/>
        </w:rPr>
        <w:t xml:space="preserve">Screenshot</w:t>
      </w:r>
      <w:r w:rsidDel="00000000" w:rsidR="00000000" w:rsidRPr="00000000">
        <w:rPr>
          <w:color w:val="222222"/>
          <w:rtl w:val="0"/>
        </w:rPr>
        <w:t xml:space="preserve">:-It asks user to place an order in the preferred restaurant by displaying all the restaurant details</w:t>
      </w:r>
    </w:p>
    <w:p w:rsidR="00000000" w:rsidDel="00000000" w:rsidP="00000000" w:rsidRDefault="00000000" w:rsidRPr="00000000" w14:paraId="000004C9">
      <w:pPr>
        <w:rPr>
          <w:color w:val="222222"/>
        </w:rPr>
      </w:pPr>
      <w:r w:rsidDel="00000000" w:rsidR="00000000" w:rsidRPr="00000000">
        <w:rPr>
          <w:color w:val="222222"/>
        </w:rPr>
        <w:drawing>
          <wp:inline distB="114300" distT="114300" distL="114300" distR="114300">
            <wp:extent cx="6172200" cy="3416300"/>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172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color w:val="222222"/>
        </w:rPr>
      </w:pPr>
      <w:r w:rsidDel="00000000" w:rsidR="00000000" w:rsidRPr="00000000">
        <w:rPr>
          <w:rtl w:val="0"/>
        </w:rPr>
      </w:r>
    </w:p>
    <w:p w:rsidR="00000000" w:rsidDel="00000000" w:rsidP="00000000" w:rsidRDefault="00000000" w:rsidRPr="00000000" w14:paraId="000004CB">
      <w:pPr>
        <w:rPr>
          <w:color w:val="222222"/>
        </w:rPr>
      </w:pPr>
      <w:r w:rsidDel="00000000" w:rsidR="00000000" w:rsidRPr="00000000">
        <w:rPr>
          <w:rtl w:val="0"/>
        </w:rPr>
      </w:r>
    </w:p>
    <w:p w:rsidR="00000000" w:rsidDel="00000000" w:rsidP="00000000" w:rsidRDefault="00000000" w:rsidRPr="00000000" w14:paraId="000004CC">
      <w:pPr>
        <w:rPr>
          <w:color w:val="222222"/>
        </w:rPr>
      </w:pPr>
      <w:r w:rsidDel="00000000" w:rsidR="00000000" w:rsidRPr="00000000">
        <w:rPr>
          <w:rtl w:val="0"/>
        </w:rPr>
      </w:r>
    </w:p>
    <w:p w:rsidR="00000000" w:rsidDel="00000000" w:rsidP="00000000" w:rsidRDefault="00000000" w:rsidRPr="00000000" w14:paraId="000004CD">
      <w:pPr>
        <w:rPr>
          <w:color w:val="222222"/>
        </w:rPr>
      </w:pPr>
      <w:r w:rsidDel="00000000" w:rsidR="00000000" w:rsidRPr="00000000">
        <w:rPr>
          <w:rtl w:val="0"/>
        </w:rPr>
      </w:r>
    </w:p>
    <w:p w:rsidR="00000000" w:rsidDel="00000000" w:rsidP="00000000" w:rsidRDefault="00000000" w:rsidRPr="00000000" w14:paraId="000004CE">
      <w:pPr>
        <w:rPr>
          <w:color w:val="222222"/>
        </w:rPr>
      </w:pPr>
      <w:r w:rsidDel="00000000" w:rsidR="00000000" w:rsidRPr="00000000">
        <w:rPr>
          <w:b w:val="1"/>
          <w:color w:val="222222"/>
          <w:rtl w:val="0"/>
          <w:rPrChange w:author="Yesha R Shastri" w:id="0" w:date="2019-04-14T18:28:29Z">
            <w:rPr>
              <w:color w:val="222222"/>
            </w:rPr>
          </w:rPrChange>
        </w:rPr>
        <w:t xml:space="preserve">Screenshot</w:t>
      </w:r>
      <w:r w:rsidDel="00000000" w:rsidR="00000000" w:rsidRPr="00000000">
        <w:rPr>
          <w:color w:val="222222"/>
          <w:rtl w:val="0"/>
        </w:rPr>
        <w:t xml:space="preserve">:It asks user to choose the item to order along with the quantity</w:t>
      </w:r>
    </w:p>
    <w:p w:rsidR="00000000" w:rsidDel="00000000" w:rsidP="00000000" w:rsidRDefault="00000000" w:rsidRPr="00000000" w14:paraId="000004CF">
      <w:pPr>
        <w:rPr>
          <w:color w:val="222222"/>
        </w:rPr>
      </w:pPr>
      <w:r w:rsidDel="00000000" w:rsidR="00000000" w:rsidRPr="00000000">
        <w:rPr>
          <w:color w:val="222222"/>
        </w:rPr>
        <w:drawing>
          <wp:inline distB="114300" distT="114300" distL="114300" distR="114300">
            <wp:extent cx="6172200" cy="3517900"/>
            <wp:effectExtent b="0" l="0" r="0" t="0"/>
            <wp:docPr id="2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172200" cy="3517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D0">
      <w:pPr>
        <w:rPr>
          <w:color w:val="222222"/>
        </w:rPr>
      </w:pPr>
      <w:r w:rsidDel="00000000" w:rsidR="00000000" w:rsidRPr="00000000">
        <w:rPr>
          <w:rtl w:val="0"/>
        </w:rPr>
      </w:r>
    </w:p>
    <w:p w:rsidR="00000000" w:rsidDel="00000000" w:rsidP="00000000" w:rsidRDefault="00000000" w:rsidRPr="00000000" w14:paraId="000004D1">
      <w:pPr>
        <w:numPr>
          <w:ilvl w:val="0"/>
          <w:numId w:val="1"/>
        </w:numPr>
        <w:ind w:left="1440" w:hanging="360"/>
        <w:rPr>
          <w:color w:val="222222"/>
        </w:rPr>
      </w:pPr>
      <w:r w:rsidDel="00000000" w:rsidR="00000000" w:rsidRPr="00000000">
        <w:rPr>
          <w:b w:val="1"/>
          <w:color w:val="222222"/>
          <w:sz w:val="28"/>
          <w:szCs w:val="28"/>
          <w:rtl w:val="0"/>
        </w:rPr>
        <w:t xml:space="preserve">Adding items to the placed order: </w:t>
      </w:r>
      <w:r w:rsidDel="00000000" w:rsidR="00000000" w:rsidRPr="00000000">
        <w:rPr>
          <w:color w:val="222222"/>
          <w:sz w:val="28"/>
          <w:szCs w:val="28"/>
          <w:rtl w:val="0"/>
        </w:rPr>
        <w:t xml:space="preserve">It inserts the details of order like the number of items, their quantity and so on into the order_details table.</w:t>
      </w:r>
      <w:r w:rsidDel="00000000" w:rsidR="00000000" w:rsidRPr="00000000">
        <w:rPr>
          <w:rtl w:val="0"/>
        </w:rPr>
      </w:r>
    </w:p>
    <w:p w:rsidR="00000000" w:rsidDel="00000000" w:rsidP="00000000" w:rsidRDefault="00000000" w:rsidRPr="00000000" w14:paraId="000004D2">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4D3">
      <w:pPr>
        <w:rPr>
          <w:color w:val="222222"/>
        </w:rPr>
      </w:pPr>
      <w:r w:rsidDel="00000000" w:rsidR="00000000" w:rsidRPr="00000000">
        <w:rPr>
          <w:color w:val="222222"/>
          <w:rtl w:val="0"/>
        </w:rPr>
        <w:t xml:space="preserve">DELIMITER $$</w:t>
      </w:r>
    </w:p>
    <w:p w:rsidR="00000000" w:rsidDel="00000000" w:rsidP="00000000" w:rsidRDefault="00000000" w:rsidRPr="00000000" w14:paraId="000004D4">
      <w:pPr>
        <w:rPr>
          <w:color w:val="222222"/>
        </w:rPr>
      </w:pPr>
      <w:r w:rsidDel="00000000" w:rsidR="00000000" w:rsidRPr="00000000">
        <w:rPr>
          <w:color w:val="222222"/>
          <w:rtl w:val="0"/>
        </w:rPr>
        <w:t xml:space="preserve">CREATE DEFINER=`root`@`localhost` PROCEDURE `orderDetailsInsert`(IN `cust_id` INT, IN `qty1` INT, IN `it_id` INT)</w:t>
      </w:r>
    </w:p>
    <w:p w:rsidR="00000000" w:rsidDel="00000000" w:rsidP="00000000" w:rsidRDefault="00000000" w:rsidRPr="00000000" w14:paraId="000004D5">
      <w:pPr>
        <w:rPr>
          <w:color w:val="222222"/>
        </w:rPr>
      </w:pPr>
      <w:r w:rsidDel="00000000" w:rsidR="00000000" w:rsidRPr="00000000">
        <w:rPr>
          <w:color w:val="222222"/>
          <w:rtl w:val="0"/>
        </w:rPr>
        <w:t xml:space="preserve">BEGIN</w:t>
      </w:r>
    </w:p>
    <w:p w:rsidR="00000000" w:rsidDel="00000000" w:rsidP="00000000" w:rsidRDefault="00000000" w:rsidRPr="00000000" w14:paraId="000004D6">
      <w:pPr>
        <w:rPr>
          <w:color w:val="222222"/>
        </w:rPr>
      </w:pPr>
      <w:r w:rsidDel="00000000" w:rsidR="00000000" w:rsidRPr="00000000">
        <w:rPr>
          <w:color w:val="222222"/>
          <w:rtl w:val="0"/>
        </w:rPr>
        <w:tab/>
        <w:t xml:space="preserve">DECLARE order_id int(5);</w:t>
      </w:r>
    </w:p>
    <w:p w:rsidR="00000000" w:rsidDel="00000000" w:rsidP="00000000" w:rsidRDefault="00000000" w:rsidRPr="00000000" w14:paraId="000004D7">
      <w:pPr>
        <w:rPr>
          <w:color w:val="222222"/>
        </w:rPr>
      </w:pPr>
      <w:r w:rsidDel="00000000" w:rsidR="00000000" w:rsidRPr="00000000">
        <w:rPr>
          <w:color w:val="222222"/>
          <w:rtl w:val="0"/>
        </w:rPr>
        <w:tab/>
        <w:t xml:space="preserve">DECLARE pr,final_pr int(11);</w:t>
      </w:r>
    </w:p>
    <w:p w:rsidR="00000000" w:rsidDel="00000000" w:rsidP="00000000" w:rsidRDefault="00000000" w:rsidRPr="00000000" w14:paraId="000004D8">
      <w:pPr>
        <w:rPr>
          <w:color w:val="222222"/>
        </w:rPr>
      </w:pPr>
      <w:r w:rsidDel="00000000" w:rsidR="00000000" w:rsidRPr="00000000">
        <w:rPr>
          <w:rtl w:val="0"/>
        </w:rPr>
      </w:r>
    </w:p>
    <w:p w:rsidR="00000000" w:rsidDel="00000000" w:rsidP="00000000" w:rsidRDefault="00000000" w:rsidRPr="00000000" w14:paraId="000004D9">
      <w:pPr>
        <w:rPr>
          <w:color w:val="222222"/>
        </w:rPr>
      </w:pPr>
      <w:r w:rsidDel="00000000" w:rsidR="00000000" w:rsidRPr="00000000">
        <w:rPr>
          <w:color w:val="222222"/>
          <w:rtl w:val="0"/>
        </w:rPr>
        <w:tab/>
        <w:t xml:space="preserve">set order_id = (select max(order_no) from orders where orders.customer_id=cust_id);</w:t>
      </w:r>
    </w:p>
    <w:p w:rsidR="00000000" w:rsidDel="00000000" w:rsidP="00000000" w:rsidRDefault="00000000" w:rsidRPr="00000000" w14:paraId="000004DA">
      <w:pPr>
        <w:rPr>
          <w:color w:val="222222"/>
        </w:rPr>
      </w:pPr>
      <w:r w:rsidDel="00000000" w:rsidR="00000000" w:rsidRPr="00000000">
        <w:rPr>
          <w:color w:val="222222"/>
          <w:rtl w:val="0"/>
        </w:rPr>
        <w:tab/>
        <w:t xml:space="preserve">set pr = (select food_item.price from food_item where food_item.item_id=it_id);</w:t>
      </w:r>
    </w:p>
    <w:p w:rsidR="00000000" w:rsidDel="00000000" w:rsidP="00000000" w:rsidRDefault="00000000" w:rsidRPr="00000000" w14:paraId="000004DB">
      <w:pPr>
        <w:rPr>
          <w:color w:val="222222"/>
        </w:rPr>
      </w:pPr>
      <w:r w:rsidDel="00000000" w:rsidR="00000000" w:rsidRPr="00000000">
        <w:rPr>
          <w:color w:val="222222"/>
          <w:rtl w:val="0"/>
        </w:rPr>
        <w:tab/>
        <w:t xml:space="preserve">set final_pr = (pr*qty1);</w:t>
      </w:r>
    </w:p>
    <w:p w:rsidR="00000000" w:rsidDel="00000000" w:rsidP="00000000" w:rsidRDefault="00000000" w:rsidRPr="00000000" w14:paraId="000004DC">
      <w:pPr>
        <w:rPr>
          <w:color w:val="222222"/>
        </w:rPr>
      </w:pPr>
      <w:r w:rsidDel="00000000" w:rsidR="00000000" w:rsidRPr="00000000">
        <w:rPr>
          <w:rtl w:val="0"/>
        </w:rPr>
      </w:r>
    </w:p>
    <w:p w:rsidR="00000000" w:rsidDel="00000000" w:rsidP="00000000" w:rsidRDefault="00000000" w:rsidRPr="00000000" w14:paraId="000004DD">
      <w:pPr>
        <w:rPr>
          <w:color w:val="222222"/>
        </w:rPr>
      </w:pPr>
      <w:r w:rsidDel="00000000" w:rsidR="00000000" w:rsidRPr="00000000">
        <w:rPr>
          <w:color w:val="222222"/>
          <w:rtl w:val="0"/>
        </w:rPr>
        <w:tab/>
        <w:t xml:space="preserve">insert into order_details(order_no, item_id, price, qty, final_price) values(order_id, it_id, pr, qty1, final_pr);</w:t>
      </w:r>
    </w:p>
    <w:p w:rsidR="00000000" w:rsidDel="00000000" w:rsidP="00000000" w:rsidRDefault="00000000" w:rsidRPr="00000000" w14:paraId="000004DE">
      <w:pPr>
        <w:rPr>
          <w:color w:val="222222"/>
        </w:rPr>
      </w:pPr>
      <w:r w:rsidDel="00000000" w:rsidR="00000000" w:rsidRPr="00000000">
        <w:rPr>
          <w:color w:val="222222"/>
          <w:rtl w:val="0"/>
        </w:rPr>
        <w:t xml:space="preserve">END$$</w:t>
      </w:r>
    </w:p>
    <w:p w:rsidR="00000000" w:rsidDel="00000000" w:rsidP="00000000" w:rsidRDefault="00000000" w:rsidRPr="00000000" w14:paraId="000004DF">
      <w:pPr>
        <w:rPr>
          <w:color w:val="222222"/>
        </w:rPr>
      </w:pPr>
      <w:r w:rsidDel="00000000" w:rsidR="00000000" w:rsidRPr="00000000">
        <w:rPr>
          <w:color w:val="222222"/>
          <w:rtl w:val="0"/>
        </w:rPr>
        <w:t xml:space="preserve">DELIMITER ;</w:t>
      </w:r>
    </w:p>
    <w:p w:rsidR="00000000" w:rsidDel="00000000" w:rsidP="00000000" w:rsidRDefault="00000000" w:rsidRPr="00000000" w14:paraId="000004E0">
      <w:pPr>
        <w:rPr>
          <w:ins w:author="Yesha R Shastri" w:id="1" w:date="2019-04-14T18:31:37Z"/>
          <w:color w:val="222222"/>
        </w:rPr>
      </w:pPr>
      <w:ins w:author="Yesha R Shastri" w:id="1" w:date="2019-04-14T18:31:37Z">
        <w:r w:rsidDel="00000000" w:rsidR="00000000" w:rsidRPr="00000000">
          <w:rPr>
            <w:rtl w:val="0"/>
          </w:rPr>
        </w:r>
      </w:ins>
    </w:p>
    <w:p w:rsidR="00000000" w:rsidDel="00000000" w:rsidP="00000000" w:rsidRDefault="00000000" w:rsidRPr="00000000" w14:paraId="000004E1">
      <w:pPr>
        <w:rPr>
          <w:color w:val="222222"/>
        </w:rPr>
      </w:pPr>
      <w:ins w:author="Yesha R Shastri" w:id="1" w:date="2019-04-14T18:31:37Z">
        <w:r w:rsidDel="00000000" w:rsidR="00000000" w:rsidRPr="00000000">
          <w:rPr>
            <w:color w:val="222222"/>
            <w:rtl w:val="0"/>
          </w:rPr>
          <w:t xml:space="preserve">Screenshot: inserts into order details of every item by multiplying price and quantity.</w:t>
        </w:r>
      </w:ins>
      <w:r w:rsidDel="00000000" w:rsidR="00000000" w:rsidRPr="00000000">
        <w:rPr>
          <w:rtl w:val="0"/>
        </w:rPr>
      </w:r>
    </w:p>
    <w:p w:rsidR="00000000" w:rsidDel="00000000" w:rsidP="00000000" w:rsidRDefault="00000000" w:rsidRPr="00000000" w14:paraId="000004E2">
      <w:pPr>
        <w:rPr>
          <w:color w:val="222222"/>
        </w:rPr>
      </w:pPr>
      <w:r w:rsidDel="00000000" w:rsidR="00000000" w:rsidRPr="00000000">
        <w:rPr>
          <w:color w:val="222222"/>
        </w:rPr>
        <w:drawing>
          <wp:inline distB="114300" distT="114300" distL="114300" distR="114300">
            <wp:extent cx="6172200" cy="3517900"/>
            <wp:effectExtent b="0" l="0" r="0" t="0"/>
            <wp:docPr id="2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172200" cy="3517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E3">
      <w:pPr>
        <w:numPr>
          <w:ilvl w:val="0"/>
          <w:numId w:val="1"/>
        </w:numPr>
        <w:ind w:left="1440" w:hanging="360"/>
        <w:rPr>
          <w:color w:val="222222"/>
        </w:rPr>
      </w:pPr>
      <w:r w:rsidDel="00000000" w:rsidR="00000000" w:rsidRPr="00000000">
        <w:rPr>
          <w:b w:val="1"/>
          <w:color w:val="222222"/>
          <w:sz w:val="28"/>
          <w:szCs w:val="28"/>
          <w:rtl w:val="0"/>
        </w:rPr>
        <w:t xml:space="preserve">Delivery Address:</w:t>
      </w:r>
      <w:r w:rsidDel="00000000" w:rsidR="00000000" w:rsidRPr="00000000">
        <w:rPr>
          <w:color w:val="222222"/>
          <w:sz w:val="28"/>
          <w:szCs w:val="28"/>
          <w:rtl w:val="0"/>
        </w:rPr>
        <w:t xml:space="preserve"> The details of the delivery address are inserted via this procedure.</w:t>
      </w:r>
      <w:r w:rsidDel="00000000" w:rsidR="00000000" w:rsidRPr="00000000">
        <w:rPr>
          <w:color w:val="222222"/>
          <w:rtl w:val="0"/>
        </w:rPr>
        <w:t xml:space="preserve"> </w:t>
      </w:r>
      <w:r w:rsidDel="00000000" w:rsidR="00000000" w:rsidRPr="00000000">
        <w:rPr>
          <w:rtl w:val="0"/>
        </w:rPr>
      </w:r>
    </w:p>
    <w:p w:rsidR="00000000" w:rsidDel="00000000" w:rsidP="00000000" w:rsidRDefault="00000000" w:rsidRPr="00000000" w14:paraId="000004E4">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4E5">
      <w:pPr>
        <w:rPr>
          <w:color w:val="222222"/>
        </w:rPr>
      </w:pPr>
      <w:r w:rsidDel="00000000" w:rsidR="00000000" w:rsidRPr="00000000">
        <w:rPr>
          <w:color w:val="222222"/>
          <w:rtl w:val="0"/>
        </w:rPr>
        <w:t xml:space="preserve">DELIMITER $$</w:t>
      </w:r>
    </w:p>
    <w:p w:rsidR="00000000" w:rsidDel="00000000" w:rsidP="00000000" w:rsidRDefault="00000000" w:rsidRPr="00000000" w14:paraId="000004E6">
      <w:pPr>
        <w:rPr>
          <w:color w:val="222222"/>
        </w:rPr>
      </w:pPr>
      <w:r w:rsidDel="00000000" w:rsidR="00000000" w:rsidRPr="00000000">
        <w:rPr>
          <w:color w:val="222222"/>
          <w:rtl w:val="0"/>
        </w:rPr>
        <w:t xml:space="preserve">CREATE DEFINER=`root`@`localhost` PROCEDURE `deliveryAddress_insert`(IN `house_no1` VARCHAR(10), IN `street_no1` VARCHAR(10), IN `area1` VARCHAR(20), IN `city1` VARCHAR(20), IN `pincode1` CHAR(6), IN `customer_id` INT(5))</w:t>
      </w:r>
    </w:p>
    <w:p w:rsidR="00000000" w:rsidDel="00000000" w:rsidP="00000000" w:rsidRDefault="00000000" w:rsidRPr="00000000" w14:paraId="000004E7">
      <w:pPr>
        <w:rPr>
          <w:color w:val="222222"/>
        </w:rPr>
      </w:pPr>
      <w:r w:rsidDel="00000000" w:rsidR="00000000" w:rsidRPr="00000000">
        <w:rPr>
          <w:color w:val="222222"/>
          <w:rtl w:val="0"/>
        </w:rPr>
        <w:t xml:space="preserve">BEGIN</w:t>
      </w:r>
    </w:p>
    <w:p w:rsidR="00000000" w:rsidDel="00000000" w:rsidP="00000000" w:rsidRDefault="00000000" w:rsidRPr="00000000" w14:paraId="000004E8">
      <w:pPr>
        <w:rPr>
          <w:color w:val="222222"/>
        </w:rPr>
      </w:pPr>
      <w:r w:rsidDel="00000000" w:rsidR="00000000" w:rsidRPr="00000000">
        <w:rPr>
          <w:color w:val="222222"/>
          <w:rtl w:val="0"/>
        </w:rPr>
        <w:tab/>
        <w:t xml:space="preserve">INSERT INTO delivery_address(house_no,street_no,area,city,pincode,customer_id) values(house_no1, street_no1, area1, city1, pincode1,customer_id);</w:t>
      </w:r>
    </w:p>
    <w:p w:rsidR="00000000" w:rsidDel="00000000" w:rsidP="00000000" w:rsidRDefault="00000000" w:rsidRPr="00000000" w14:paraId="000004E9">
      <w:pPr>
        <w:rPr>
          <w:color w:val="222222"/>
        </w:rPr>
      </w:pPr>
      <w:r w:rsidDel="00000000" w:rsidR="00000000" w:rsidRPr="00000000">
        <w:rPr>
          <w:color w:val="222222"/>
          <w:rtl w:val="0"/>
        </w:rPr>
        <w:t xml:space="preserve">END$$</w:t>
      </w:r>
    </w:p>
    <w:p w:rsidR="00000000" w:rsidDel="00000000" w:rsidP="00000000" w:rsidRDefault="00000000" w:rsidRPr="00000000" w14:paraId="000004EA">
      <w:pPr>
        <w:rPr>
          <w:ins w:author="Yesha R Shastri" w:id="2" w:date="2019-04-14T18:32:25Z"/>
          <w:color w:val="222222"/>
        </w:rPr>
      </w:pPr>
      <w:r w:rsidDel="00000000" w:rsidR="00000000" w:rsidRPr="00000000">
        <w:rPr>
          <w:color w:val="222222"/>
          <w:rtl w:val="0"/>
        </w:rPr>
        <w:t xml:space="preserve">DELIMITER ;</w:t>
      </w:r>
      <w:ins w:author="Yesha R Shastri" w:id="2" w:date="2019-04-14T18:32:25Z">
        <w:r w:rsidDel="00000000" w:rsidR="00000000" w:rsidRPr="00000000">
          <w:rPr>
            <w:rtl w:val="0"/>
          </w:rPr>
        </w:r>
      </w:ins>
    </w:p>
    <w:p w:rsidR="00000000" w:rsidDel="00000000" w:rsidP="00000000" w:rsidRDefault="00000000" w:rsidRPr="00000000" w14:paraId="000004EB">
      <w:pPr>
        <w:rPr>
          <w:ins w:author="Yesha R Shastri" w:id="2" w:date="2019-04-14T18:32:25Z"/>
          <w:color w:val="222222"/>
        </w:rPr>
      </w:pPr>
      <w:ins w:author="Yesha R Shastri" w:id="2" w:date="2019-04-14T18:32:25Z">
        <w:r w:rsidDel="00000000" w:rsidR="00000000" w:rsidRPr="00000000">
          <w:rPr>
            <w:rtl w:val="0"/>
          </w:rPr>
        </w:r>
      </w:ins>
    </w:p>
    <w:p w:rsidR="00000000" w:rsidDel="00000000" w:rsidP="00000000" w:rsidRDefault="00000000" w:rsidRPr="00000000" w14:paraId="000004EC">
      <w:pPr>
        <w:rPr>
          <w:ins w:author="Yesha R Shastri" w:id="2" w:date="2019-04-14T18:32:25Z"/>
          <w:color w:val="222222"/>
        </w:rPr>
      </w:pPr>
      <w:ins w:author="Yesha R Shastri" w:id="2" w:date="2019-04-14T18:32:25Z">
        <w:r w:rsidDel="00000000" w:rsidR="00000000" w:rsidRPr="00000000">
          <w:rPr>
            <w:color w:val="222222"/>
            <w:rtl w:val="0"/>
          </w:rPr>
          <w:t xml:space="preserve">Screenshot: Enters delivery address into its table.</w:t>
        </w:r>
      </w:ins>
    </w:p>
    <w:p w:rsidR="00000000" w:rsidDel="00000000" w:rsidP="00000000" w:rsidRDefault="00000000" w:rsidRPr="00000000" w14:paraId="000004ED">
      <w:pPr>
        <w:rPr>
          <w:color w:val="222222"/>
        </w:rPr>
      </w:pPr>
      <w:ins w:author="Yesha R Shastri" w:id="2" w:date="2019-04-14T18:32:25Z">
        <w:r w:rsidDel="00000000" w:rsidR="00000000" w:rsidRPr="00000000">
          <w:rPr>
            <w:color w:val="222222"/>
          </w:rPr>
          <w:drawing>
            <wp:inline distB="114300" distT="114300" distL="114300" distR="114300">
              <wp:extent cx="6172200" cy="3517900"/>
              <wp:effectExtent b="0" l="0" r="0" t="0"/>
              <wp:docPr id="2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172200" cy="3517900"/>
                      </a:xfrm>
                      <a:prstGeom prst="rect"/>
                      <a:ln/>
                    </pic:spPr>
                  </pic:pic>
                </a:graphicData>
              </a:graphic>
            </wp:inline>
          </w:drawing>
        </w:r>
      </w:ins>
      <w:r w:rsidDel="00000000" w:rsidR="00000000" w:rsidRPr="00000000">
        <w:br w:type="page"/>
      </w:r>
      <w:r w:rsidDel="00000000" w:rsidR="00000000" w:rsidRPr="00000000">
        <w:rPr>
          <w:rtl w:val="0"/>
        </w:rPr>
      </w:r>
    </w:p>
    <w:p w:rsidR="00000000" w:rsidDel="00000000" w:rsidP="00000000" w:rsidRDefault="00000000" w:rsidRPr="00000000" w14:paraId="000004EE">
      <w:pPr>
        <w:numPr>
          <w:ilvl w:val="0"/>
          <w:numId w:val="1"/>
        </w:numPr>
        <w:ind w:left="1440" w:hanging="360"/>
        <w:rPr>
          <w:color w:val="222222"/>
        </w:rPr>
      </w:pPr>
      <w:r w:rsidDel="00000000" w:rsidR="00000000" w:rsidRPr="00000000">
        <w:rPr>
          <w:b w:val="1"/>
          <w:color w:val="222222"/>
          <w:sz w:val="28"/>
          <w:szCs w:val="28"/>
          <w:rtl w:val="0"/>
        </w:rPr>
        <w:t xml:space="preserve">Estimated Time of Arrival:</w:t>
      </w:r>
      <w:r w:rsidDel="00000000" w:rsidR="00000000" w:rsidRPr="00000000">
        <w:rPr>
          <w:color w:val="222222"/>
          <w:sz w:val="28"/>
          <w:szCs w:val="28"/>
          <w:rtl w:val="0"/>
        </w:rPr>
        <w:t xml:space="preserve"> This procedure decides which branch of the requested restaurant will be delivering to the delivery address by calculating the minimum distance. Then the estimated time of arrival will be calculated based on the distance of the restaurant to the delivery address.</w:t>
      </w:r>
      <w:r w:rsidDel="00000000" w:rsidR="00000000" w:rsidRPr="00000000">
        <w:rPr>
          <w:rtl w:val="0"/>
        </w:rPr>
      </w:r>
    </w:p>
    <w:p w:rsidR="00000000" w:rsidDel="00000000" w:rsidP="00000000" w:rsidRDefault="00000000" w:rsidRPr="00000000" w14:paraId="000004EF">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4F0">
      <w:pPr>
        <w:rPr>
          <w:color w:val="222222"/>
        </w:rPr>
      </w:pPr>
      <w:r w:rsidDel="00000000" w:rsidR="00000000" w:rsidRPr="00000000">
        <w:rPr>
          <w:color w:val="222222"/>
          <w:rtl w:val="0"/>
        </w:rPr>
        <w:t xml:space="preserve">DELIMITER $$</w:t>
      </w:r>
    </w:p>
    <w:p w:rsidR="00000000" w:rsidDel="00000000" w:rsidP="00000000" w:rsidRDefault="00000000" w:rsidRPr="00000000" w14:paraId="000004F1">
      <w:pPr>
        <w:rPr>
          <w:color w:val="222222"/>
        </w:rPr>
      </w:pPr>
      <w:r w:rsidDel="00000000" w:rsidR="00000000" w:rsidRPr="00000000">
        <w:rPr>
          <w:color w:val="222222"/>
          <w:rtl w:val="0"/>
        </w:rPr>
        <w:t xml:space="preserve">CREATE DEFINER=`root`@`localhost` PROCEDURE `eta`(IN `cust_id` INT(5), IN `restaurant_id1` INT(5))</w:t>
      </w:r>
    </w:p>
    <w:p w:rsidR="00000000" w:rsidDel="00000000" w:rsidP="00000000" w:rsidRDefault="00000000" w:rsidRPr="00000000" w14:paraId="000004F2">
      <w:pPr>
        <w:rPr>
          <w:color w:val="222222"/>
        </w:rPr>
      </w:pPr>
      <w:r w:rsidDel="00000000" w:rsidR="00000000" w:rsidRPr="00000000">
        <w:rPr>
          <w:color w:val="222222"/>
          <w:rtl w:val="0"/>
        </w:rPr>
        <w:t xml:space="preserve">begin</w:t>
      </w:r>
    </w:p>
    <w:p w:rsidR="00000000" w:rsidDel="00000000" w:rsidP="00000000" w:rsidRDefault="00000000" w:rsidRPr="00000000" w14:paraId="000004F3">
      <w:pPr>
        <w:rPr>
          <w:color w:val="222222"/>
        </w:rPr>
      </w:pPr>
      <w:r w:rsidDel="00000000" w:rsidR="00000000" w:rsidRPr="00000000">
        <w:rPr>
          <w:color w:val="222222"/>
          <w:rtl w:val="0"/>
        </w:rPr>
        <w:t xml:space="preserve">    Declare b,min int;</w:t>
      </w:r>
    </w:p>
    <w:p w:rsidR="00000000" w:rsidDel="00000000" w:rsidP="00000000" w:rsidRDefault="00000000" w:rsidRPr="00000000" w14:paraId="000004F4">
      <w:pPr>
        <w:rPr>
          <w:color w:val="222222"/>
        </w:rPr>
      </w:pPr>
      <w:r w:rsidDel="00000000" w:rsidR="00000000" w:rsidRPr="00000000">
        <w:rPr>
          <w:color w:val="222222"/>
          <w:rtl w:val="0"/>
        </w:rPr>
        <w:t xml:space="preserve">    Declare a,c char(6);</w:t>
      </w:r>
    </w:p>
    <w:p w:rsidR="00000000" w:rsidDel="00000000" w:rsidP="00000000" w:rsidRDefault="00000000" w:rsidRPr="00000000" w14:paraId="000004F5">
      <w:pPr>
        <w:rPr>
          <w:color w:val="222222"/>
        </w:rPr>
      </w:pPr>
      <w:r w:rsidDel="00000000" w:rsidR="00000000" w:rsidRPr="00000000">
        <w:rPr>
          <w:color w:val="222222"/>
          <w:rtl w:val="0"/>
        </w:rPr>
        <w:t xml:space="preserve">    Declare eta int;</w:t>
      </w:r>
    </w:p>
    <w:p w:rsidR="00000000" w:rsidDel="00000000" w:rsidP="00000000" w:rsidRDefault="00000000" w:rsidRPr="00000000" w14:paraId="000004F6">
      <w:pPr>
        <w:rPr>
          <w:color w:val="222222"/>
        </w:rPr>
      </w:pPr>
      <w:r w:rsidDel="00000000" w:rsidR="00000000" w:rsidRPr="00000000">
        <w:rPr>
          <w:color w:val="222222"/>
          <w:rtl w:val="0"/>
        </w:rPr>
        <w:t xml:space="preserve">    Declare pin char(6);</w:t>
      </w:r>
    </w:p>
    <w:p w:rsidR="00000000" w:rsidDel="00000000" w:rsidP="00000000" w:rsidRDefault="00000000" w:rsidRPr="00000000" w14:paraId="000004F7">
      <w:pPr>
        <w:rPr>
          <w:color w:val="222222"/>
        </w:rPr>
      </w:pPr>
      <w:r w:rsidDel="00000000" w:rsidR="00000000" w:rsidRPr="00000000">
        <w:rPr>
          <w:color w:val="222222"/>
          <w:rtl w:val="0"/>
        </w:rPr>
        <w:t xml:space="preserve">    DECLARE order_id,did int(5);</w:t>
      </w:r>
    </w:p>
    <w:p w:rsidR="00000000" w:rsidDel="00000000" w:rsidP="00000000" w:rsidRDefault="00000000" w:rsidRPr="00000000" w14:paraId="000004F8">
      <w:pPr>
        <w:rPr>
          <w:color w:val="222222"/>
        </w:rPr>
      </w:pPr>
      <w:r w:rsidDel="00000000" w:rsidR="00000000" w:rsidRPr="00000000">
        <w:rPr>
          <w:color w:val="222222"/>
          <w:rtl w:val="0"/>
        </w:rPr>
        <w:t xml:space="preserve">    </w:t>
      </w:r>
    </w:p>
    <w:p w:rsidR="00000000" w:rsidDel="00000000" w:rsidP="00000000" w:rsidRDefault="00000000" w:rsidRPr="00000000" w14:paraId="000004F9">
      <w:pPr>
        <w:rPr>
          <w:color w:val="222222"/>
        </w:rPr>
      </w:pPr>
      <w:r w:rsidDel="00000000" w:rsidR="00000000" w:rsidRPr="00000000">
        <w:rPr>
          <w:color w:val="222222"/>
          <w:rtl w:val="0"/>
        </w:rPr>
        <w:t xml:space="preserve">    Declare cur1 cursor for select b.pincode from branch b,restaurant r where r.restaurant_id = restaurant_id1 and b.restaurant_id = r.restaurant_id;</w:t>
      </w:r>
    </w:p>
    <w:p w:rsidR="00000000" w:rsidDel="00000000" w:rsidP="00000000" w:rsidRDefault="00000000" w:rsidRPr="00000000" w14:paraId="000004FA">
      <w:pPr>
        <w:rPr>
          <w:color w:val="222222"/>
        </w:rPr>
      </w:pPr>
      <w:r w:rsidDel="00000000" w:rsidR="00000000" w:rsidRPr="00000000">
        <w:rPr>
          <w:color w:val="222222"/>
          <w:rtl w:val="0"/>
        </w:rPr>
        <w:t xml:space="preserve">    Declare continue handler for not found set b = 1;</w:t>
      </w:r>
    </w:p>
    <w:p w:rsidR="00000000" w:rsidDel="00000000" w:rsidP="00000000" w:rsidRDefault="00000000" w:rsidRPr="00000000" w14:paraId="000004FB">
      <w:pPr>
        <w:rPr>
          <w:color w:val="222222"/>
        </w:rPr>
      </w:pPr>
      <w:r w:rsidDel="00000000" w:rsidR="00000000" w:rsidRPr="00000000">
        <w:rPr>
          <w:color w:val="222222"/>
          <w:rtl w:val="0"/>
        </w:rPr>
        <w:t xml:space="preserve">    </w:t>
      </w:r>
    </w:p>
    <w:p w:rsidR="00000000" w:rsidDel="00000000" w:rsidP="00000000" w:rsidRDefault="00000000" w:rsidRPr="00000000" w14:paraId="000004FC">
      <w:pPr>
        <w:rPr>
          <w:color w:val="222222"/>
        </w:rPr>
      </w:pPr>
      <w:r w:rsidDel="00000000" w:rsidR="00000000" w:rsidRPr="00000000">
        <w:rPr>
          <w:color w:val="222222"/>
          <w:rtl w:val="0"/>
        </w:rPr>
        <w:t xml:space="preserve">    set did = (select max(delivery_address_id) from delivery_address where d.customer_id=cust_id);</w:t>
      </w:r>
    </w:p>
    <w:p w:rsidR="00000000" w:rsidDel="00000000" w:rsidP="00000000" w:rsidRDefault="00000000" w:rsidRPr="00000000" w14:paraId="000004FD">
      <w:pPr>
        <w:rPr>
          <w:color w:val="222222"/>
        </w:rPr>
      </w:pPr>
      <w:r w:rsidDel="00000000" w:rsidR="00000000" w:rsidRPr="00000000">
        <w:rPr>
          <w:color w:val="222222"/>
          <w:rtl w:val="0"/>
        </w:rPr>
        <w:t xml:space="preserve">    </w:t>
      </w:r>
    </w:p>
    <w:p w:rsidR="00000000" w:rsidDel="00000000" w:rsidP="00000000" w:rsidRDefault="00000000" w:rsidRPr="00000000" w14:paraId="000004FE">
      <w:pPr>
        <w:rPr>
          <w:color w:val="222222"/>
        </w:rPr>
      </w:pPr>
      <w:r w:rsidDel="00000000" w:rsidR="00000000" w:rsidRPr="00000000">
        <w:rPr>
          <w:color w:val="222222"/>
          <w:rtl w:val="0"/>
        </w:rPr>
        <w:t xml:space="preserve">    Set pin = (select delivery_address.pincode from delivery_address where delivery_address.delivery_address_id = did);</w:t>
      </w:r>
    </w:p>
    <w:p w:rsidR="00000000" w:rsidDel="00000000" w:rsidP="00000000" w:rsidRDefault="00000000" w:rsidRPr="00000000" w14:paraId="000004FF">
      <w:pPr>
        <w:rPr>
          <w:color w:val="222222"/>
        </w:rPr>
      </w:pPr>
      <w:r w:rsidDel="00000000" w:rsidR="00000000" w:rsidRPr="00000000">
        <w:rPr>
          <w:color w:val="222222"/>
          <w:rtl w:val="0"/>
        </w:rPr>
        <w:t xml:space="preserve">    </w:t>
      </w:r>
    </w:p>
    <w:p w:rsidR="00000000" w:rsidDel="00000000" w:rsidP="00000000" w:rsidRDefault="00000000" w:rsidRPr="00000000" w14:paraId="00000500">
      <w:pPr>
        <w:rPr>
          <w:color w:val="222222"/>
        </w:rPr>
      </w:pPr>
      <w:r w:rsidDel="00000000" w:rsidR="00000000" w:rsidRPr="00000000">
        <w:rPr>
          <w:color w:val="222222"/>
          <w:rtl w:val="0"/>
        </w:rPr>
        <w:t xml:space="preserve">    set min = 5;  </w:t>
      </w:r>
    </w:p>
    <w:p w:rsidR="00000000" w:rsidDel="00000000" w:rsidP="00000000" w:rsidRDefault="00000000" w:rsidRPr="00000000" w14:paraId="00000501">
      <w:pPr>
        <w:rPr>
          <w:color w:val="222222"/>
        </w:rPr>
      </w:pPr>
      <w:r w:rsidDel="00000000" w:rsidR="00000000" w:rsidRPr="00000000">
        <w:rPr>
          <w:color w:val="222222"/>
          <w:rtl w:val="0"/>
        </w:rPr>
        <w:t xml:space="preserve">    set b = 0; </w:t>
      </w:r>
    </w:p>
    <w:p w:rsidR="00000000" w:rsidDel="00000000" w:rsidP="00000000" w:rsidRDefault="00000000" w:rsidRPr="00000000" w14:paraId="00000502">
      <w:pPr>
        <w:rPr>
          <w:color w:val="222222"/>
        </w:rPr>
      </w:pPr>
      <w:r w:rsidDel="00000000" w:rsidR="00000000" w:rsidRPr="00000000">
        <w:rPr>
          <w:color w:val="222222"/>
          <w:rtl w:val="0"/>
        </w:rPr>
        <w:t xml:space="preserve">    set order_id = (select max(order_no) from orders where orders.customer_id=cust_id limit 1);</w:t>
      </w:r>
    </w:p>
    <w:p w:rsidR="00000000" w:rsidDel="00000000" w:rsidP="00000000" w:rsidRDefault="00000000" w:rsidRPr="00000000" w14:paraId="00000503">
      <w:pPr>
        <w:rPr>
          <w:color w:val="222222"/>
        </w:rPr>
      </w:pPr>
      <w:r w:rsidDel="00000000" w:rsidR="00000000" w:rsidRPr="00000000">
        <w:rPr>
          <w:color w:val="222222"/>
          <w:rtl w:val="0"/>
        </w:rPr>
        <w:t xml:space="preserve">    open cur1;</w:t>
      </w:r>
    </w:p>
    <w:p w:rsidR="00000000" w:rsidDel="00000000" w:rsidP="00000000" w:rsidRDefault="00000000" w:rsidRPr="00000000" w14:paraId="00000504">
      <w:pPr>
        <w:rPr>
          <w:color w:val="222222"/>
        </w:rPr>
      </w:pPr>
      <w:r w:rsidDel="00000000" w:rsidR="00000000" w:rsidRPr="00000000">
        <w:rPr>
          <w:color w:val="222222"/>
          <w:rtl w:val="0"/>
        </w:rPr>
        <w:t xml:space="preserve">    fetch cur1 into a;</w:t>
      </w:r>
    </w:p>
    <w:p w:rsidR="00000000" w:rsidDel="00000000" w:rsidP="00000000" w:rsidRDefault="00000000" w:rsidRPr="00000000" w14:paraId="00000505">
      <w:pPr>
        <w:rPr>
          <w:color w:val="222222"/>
        </w:rPr>
      </w:pPr>
      <w:r w:rsidDel="00000000" w:rsidR="00000000" w:rsidRPr="00000000">
        <w:rPr>
          <w:color w:val="222222"/>
          <w:rtl w:val="0"/>
        </w:rPr>
        <w:t xml:space="preserve">    while b=0 Do</w:t>
      </w:r>
    </w:p>
    <w:p w:rsidR="00000000" w:rsidDel="00000000" w:rsidP="00000000" w:rsidRDefault="00000000" w:rsidRPr="00000000" w14:paraId="00000506">
      <w:pPr>
        <w:rPr>
          <w:color w:val="222222"/>
        </w:rPr>
      </w:pPr>
      <w:r w:rsidDel="00000000" w:rsidR="00000000" w:rsidRPr="00000000">
        <w:rPr>
          <w:color w:val="222222"/>
          <w:rtl w:val="0"/>
        </w:rPr>
        <w:t xml:space="preserve">        if((a-c)&lt;=min) then</w:t>
      </w:r>
    </w:p>
    <w:p w:rsidR="00000000" w:rsidDel="00000000" w:rsidP="00000000" w:rsidRDefault="00000000" w:rsidRPr="00000000" w14:paraId="00000507">
      <w:pPr>
        <w:rPr>
          <w:color w:val="222222"/>
        </w:rPr>
      </w:pPr>
      <w:r w:rsidDel="00000000" w:rsidR="00000000" w:rsidRPr="00000000">
        <w:rPr>
          <w:color w:val="222222"/>
          <w:rtl w:val="0"/>
        </w:rPr>
        <w:t xml:space="preserve">         set min = (a-c);</w:t>
      </w:r>
    </w:p>
    <w:p w:rsidR="00000000" w:rsidDel="00000000" w:rsidP="00000000" w:rsidRDefault="00000000" w:rsidRPr="00000000" w14:paraId="00000508">
      <w:pPr>
        <w:rPr>
          <w:color w:val="222222"/>
        </w:rPr>
      </w:pPr>
      <w:r w:rsidDel="00000000" w:rsidR="00000000" w:rsidRPr="00000000">
        <w:rPr>
          <w:color w:val="222222"/>
          <w:rtl w:val="0"/>
        </w:rPr>
        <w:t xml:space="preserve">        end if;</w:t>
      </w:r>
    </w:p>
    <w:p w:rsidR="00000000" w:rsidDel="00000000" w:rsidP="00000000" w:rsidRDefault="00000000" w:rsidRPr="00000000" w14:paraId="00000509">
      <w:pPr>
        <w:rPr>
          <w:color w:val="222222"/>
        </w:rPr>
      </w:pPr>
      <w:r w:rsidDel="00000000" w:rsidR="00000000" w:rsidRPr="00000000">
        <w:rPr>
          <w:color w:val="222222"/>
          <w:rtl w:val="0"/>
        </w:rPr>
        <w:t xml:space="preserve">         fetch cur1 into a;</w:t>
      </w:r>
    </w:p>
    <w:p w:rsidR="00000000" w:rsidDel="00000000" w:rsidP="00000000" w:rsidRDefault="00000000" w:rsidRPr="00000000" w14:paraId="0000050A">
      <w:pPr>
        <w:rPr>
          <w:color w:val="222222"/>
        </w:rPr>
      </w:pPr>
      <w:r w:rsidDel="00000000" w:rsidR="00000000" w:rsidRPr="00000000">
        <w:rPr>
          <w:color w:val="222222"/>
          <w:rtl w:val="0"/>
        </w:rPr>
        <w:t xml:space="preserve">    end while;</w:t>
      </w:r>
    </w:p>
    <w:p w:rsidR="00000000" w:rsidDel="00000000" w:rsidP="00000000" w:rsidRDefault="00000000" w:rsidRPr="00000000" w14:paraId="0000050B">
      <w:pPr>
        <w:rPr>
          <w:color w:val="222222"/>
        </w:rPr>
      </w:pPr>
      <w:r w:rsidDel="00000000" w:rsidR="00000000" w:rsidRPr="00000000">
        <w:rPr>
          <w:color w:val="222222"/>
          <w:rtl w:val="0"/>
        </w:rPr>
        <w:t xml:space="preserve">    close cur1;</w:t>
      </w:r>
    </w:p>
    <w:p w:rsidR="00000000" w:rsidDel="00000000" w:rsidP="00000000" w:rsidRDefault="00000000" w:rsidRPr="00000000" w14:paraId="0000050C">
      <w:pPr>
        <w:rPr>
          <w:color w:val="222222"/>
        </w:rPr>
      </w:pPr>
      <w:r w:rsidDel="00000000" w:rsidR="00000000" w:rsidRPr="00000000">
        <w:rPr>
          <w:rtl w:val="0"/>
        </w:rPr>
      </w:r>
    </w:p>
    <w:p w:rsidR="00000000" w:rsidDel="00000000" w:rsidP="00000000" w:rsidRDefault="00000000" w:rsidRPr="00000000" w14:paraId="0000050D">
      <w:pPr>
        <w:rPr>
          <w:color w:val="222222"/>
        </w:rPr>
      </w:pPr>
      <w:r w:rsidDel="00000000" w:rsidR="00000000" w:rsidRPr="00000000">
        <w:rPr>
          <w:color w:val="222222"/>
          <w:rtl w:val="0"/>
        </w:rPr>
        <w:t xml:space="preserve">    if(min&lt;=5) then </w:t>
      </w:r>
    </w:p>
    <w:p w:rsidR="00000000" w:rsidDel="00000000" w:rsidP="00000000" w:rsidRDefault="00000000" w:rsidRPr="00000000" w14:paraId="0000050E">
      <w:pPr>
        <w:rPr>
          <w:color w:val="222222"/>
        </w:rPr>
      </w:pPr>
      <w:r w:rsidDel="00000000" w:rsidR="00000000" w:rsidRPr="00000000">
        <w:rPr>
          <w:color w:val="222222"/>
          <w:rtl w:val="0"/>
        </w:rPr>
        <w:t xml:space="preserve">    set eta = 10;</w:t>
      </w:r>
    </w:p>
    <w:p w:rsidR="00000000" w:rsidDel="00000000" w:rsidP="00000000" w:rsidRDefault="00000000" w:rsidRPr="00000000" w14:paraId="0000050F">
      <w:pPr>
        <w:rPr>
          <w:color w:val="222222"/>
        </w:rPr>
      </w:pPr>
      <w:r w:rsidDel="00000000" w:rsidR="00000000" w:rsidRPr="00000000">
        <w:rPr>
          <w:color w:val="222222"/>
          <w:rtl w:val="0"/>
        </w:rPr>
        <w:t xml:space="preserve">    end if;</w:t>
      </w:r>
    </w:p>
    <w:p w:rsidR="00000000" w:rsidDel="00000000" w:rsidP="00000000" w:rsidRDefault="00000000" w:rsidRPr="00000000" w14:paraId="00000510">
      <w:pPr>
        <w:rPr>
          <w:color w:val="222222"/>
        </w:rPr>
      </w:pPr>
      <w:r w:rsidDel="00000000" w:rsidR="00000000" w:rsidRPr="00000000">
        <w:rPr>
          <w:color w:val="222222"/>
          <w:rtl w:val="0"/>
        </w:rPr>
        <w:t xml:space="preserve">    if(min&gt;5 and min&lt;=10) then</w:t>
      </w:r>
    </w:p>
    <w:p w:rsidR="00000000" w:rsidDel="00000000" w:rsidP="00000000" w:rsidRDefault="00000000" w:rsidRPr="00000000" w14:paraId="00000511">
      <w:pPr>
        <w:rPr>
          <w:color w:val="222222"/>
        </w:rPr>
      </w:pPr>
      <w:r w:rsidDel="00000000" w:rsidR="00000000" w:rsidRPr="00000000">
        <w:rPr>
          <w:color w:val="222222"/>
          <w:rtl w:val="0"/>
        </w:rPr>
        <w:t xml:space="preserve">    set eta = 20;</w:t>
      </w:r>
    </w:p>
    <w:p w:rsidR="00000000" w:rsidDel="00000000" w:rsidP="00000000" w:rsidRDefault="00000000" w:rsidRPr="00000000" w14:paraId="00000512">
      <w:pPr>
        <w:rPr>
          <w:color w:val="222222"/>
        </w:rPr>
      </w:pPr>
      <w:r w:rsidDel="00000000" w:rsidR="00000000" w:rsidRPr="00000000">
        <w:rPr>
          <w:color w:val="222222"/>
          <w:rtl w:val="0"/>
        </w:rPr>
        <w:t xml:space="preserve">    end if;</w:t>
      </w:r>
    </w:p>
    <w:p w:rsidR="00000000" w:rsidDel="00000000" w:rsidP="00000000" w:rsidRDefault="00000000" w:rsidRPr="00000000" w14:paraId="00000513">
      <w:pPr>
        <w:rPr>
          <w:color w:val="222222"/>
        </w:rPr>
      </w:pPr>
      <w:r w:rsidDel="00000000" w:rsidR="00000000" w:rsidRPr="00000000">
        <w:rPr>
          <w:color w:val="222222"/>
          <w:rtl w:val="0"/>
        </w:rPr>
        <w:t xml:space="preserve">    if(min&gt;10 and min&lt;=15) then</w:t>
      </w:r>
    </w:p>
    <w:p w:rsidR="00000000" w:rsidDel="00000000" w:rsidP="00000000" w:rsidRDefault="00000000" w:rsidRPr="00000000" w14:paraId="00000514">
      <w:pPr>
        <w:rPr>
          <w:color w:val="222222"/>
        </w:rPr>
      </w:pPr>
      <w:r w:rsidDel="00000000" w:rsidR="00000000" w:rsidRPr="00000000">
        <w:rPr>
          <w:color w:val="222222"/>
          <w:rtl w:val="0"/>
        </w:rPr>
        <w:t xml:space="preserve">    set eta = 30;</w:t>
      </w:r>
    </w:p>
    <w:p w:rsidR="00000000" w:rsidDel="00000000" w:rsidP="00000000" w:rsidRDefault="00000000" w:rsidRPr="00000000" w14:paraId="00000515">
      <w:pPr>
        <w:rPr>
          <w:color w:val="222222"/>
        </w:rPr>
      </w:pPr>
      <w:r w:rsidDel="00000000" w:rsidR="00000000" w:rsidRPr="00000000">
        <w:rPr>
          <w:color w:val="222222"/>
          <w:rtl w:val="0"/>
        </w:rPr>
        <w:t xml:space="preserve">    end if;</w:t>
      </w:r>
    </w:p>
    <w:p w:rsidR="00000000" w:rsidDel="00000000" w:rsidP="00000000" w:rsidRDefault="00000000" w:rsidRPr="00000000" w14:paraId="00000516">
      <w:pPr>
        <w:rPr>
          <w:color w:val="222222"/>
        </w:rPr>
      </w:pPr>
      <w:r w:rsidDel="00000000" w:rsidR="00000000" w:rsidRPr="00000000">
        <w:rPr>
          <w:color w:val="222222"/>
          <w:rtl w:val="0"/>
        </w:rPr>
        <w:t xml:space="preserve"> </w:t>
      </w:r>
    </w:p>
    <w:p w:rsidR="00000000" w:rsidDel="00000000" w:rsidP="00000000" w:rsidRDefault="00000000" w:rsidRPr="00000000" w14:paraId="00000517">
      <w:pPr>
        <w:rPr>
          <w:color w:val="222222"/>
        </w:rPr>
      </w:pPr>
      <w:r w:rsidDel="00000000" w:rsidR="00000000" w:rsidRPr="00000000">
        <w:rPr>
          <w:color w:val="222222"/>
          <w:rtl w:val="0"/>
        </w:rPr>
        <w:t xml:space="preserve">    insert into tracking_details(order_no,eta,status) values(order_id,eta,'OD');</w:t>
      </w:r>
    </w:p>
    <w:p w:rsidR="00000000" w:rsidDel="00000000" w:rsidP="00000000" w:rsidRDefault="00000000" w:rsidRPr="00000000" w14:paraId="00000518">
      <w:pPr>
        <w:rPr>
          <w:color w:val="222222"/>
        </w:rPr>
      </w:pPr>
      <w:r w:rsidDel="00000000" w:rsidR="00000000" w:rsidRPr="00000000">
        <w:rPr>
          <w:color w:val="222222"/>
          <w:rtl w:val="0"/>
        </w:rPr>
        <w:t xml:space="preserve"> end$$</w:t>
      </w:r>
    </w:p>
    <w:p w:rsidR="00000000" w:rsidDel="00000000" w:rsidP="00000000" w:rsidRDefault="00000000" w:rsidRPr="00000000" w14:paraId="00000519">
      <w:pPr>
        <w:rPr>
          <w:color w:val="222222"/>
        </w:rPr>
      </w:pPr>
      <w:r w:rsidDel="00000000" w:rsidR="00000000" w:rsidRPr="00000000">
        <w:rPr>
          <w:color w:val="222222"/>
          <w:rtl w:val="0"/>
        </w:rPr>
        <w:t xml:space="preserve">DELIMITER ;</w:t>
      </w:r>
    </w:p>
    <w:p w:rsidR="00000000" w:rsidDel="00000000" w:rsidP="00000000" w:rsidRDefault="00000000" w:rsidRPr="00000000" w14:paraId="0000051A">
      <w:pPr>
        <w:rPr>
          <w:color w:val="222222"/>
        </w:rPr>
      </w:pPr>
      <w:r w:rsidDel="00000000" w:rsidR="00000000" w:rsidRPr="00000000">
        <w:rPr>
          <w:rtl w:val="0"/>
        </w:rPr>
      </w:r>
    </w:p>
    <w:p w:rsidR="00000000" w:rsidDel="00000000" w:rsidP="00000000" w:rsidRDefault="00000000" w:rsidRPr="00000000" w14:paraId="0000051B">
      <w:pPr>
        <w:rPr>
          <w:color w:val="222222"/>
        </w:rPr>
      </w:pPr>
      <w:r w:rsidDel="00000000" w:rsidR="00000000" w:rsidRPr="00000000">
        <w:rPr>
          <w:rtl w:val="0"/>
        </w:rPr>
      </w:r>
    </w:p>
    <w:p w:rsidR="00000000" w:rsidDel="00000000" w:rsidP="00000000" w:rsidRDefault="00000000" w:rsidRPr="00000000" w14:paraId="0000051C">
      <w:pPr>
        <w:rPr>
          <w:color w:val="222222"/>
        </w:rPr>
      </w:pPr>
      <w:r w:rsidDel="00000000" w:rsidR="00000000" w:rsidRPr="00000000">
        <w:rPr>
          <w:b w:val="1"/>
          <w:color w:val="222222"/>
          <w:rtl w:val="0"/>
        </w:rPr>
        <w:t xml:space="preserve">Screenshot:</w:t>
      </w:r>
      <w:r w:rsidDel="00000000" w:rsidR="00000000" w:rsidRPr="00000000">
        <w:rPr>
          <w:color w:val="222222"/>
          <w:rtl w:val="0"/>
        </w:rPr>
        <w:t xml:space="preserve">It displays the tracking details of the particular order with its order_id </w:t>
      </w:r>
    </w:p>
    <w:p w:rsidR="00000000" w:rsidDel="00000000" w:rsidP="00000000" w:rsidRDefault="00000000" w:rsidRPr="00000000" w14:paraId="0000051D">
      <w:pPr>
        <w:rPr>
          <w:color w:val="222222"/>
        </w:rPr>
      </w:pPr>
      <w:r w:rsidDel="00000000" w:rsidR="00000000" w:rsidRPr="00000000">
        <w:rPr>
          <w:rtl w:val="0"/>
        </w:rPr>
      </w:r>
    </w:p>
    <w:p w:rsidR="00000000" w:rsidDel="00000000" w:rsidP="00000000" w:rsidRDefault="00000000" w:rsidRPr="00000000" w14:paraId="0000051E">
      <w:pPr>
        <w:rPr>
          <w:color w:val="222222"/>
        </w:rPr>
      </w:pPr>
      <w:r w:rsidDel="00000000" w:rsidR="00000000" w:rsidRPr="00000000">
        <w:rPr>
          <w:color w:val="222222"/>
        </w:rPr>
        <w:drawing>
          <wp:inline distB="114300" distT="114300" distL="114300" distR="114300">
            <wp:extent cx="6172200" cy="1930400"/>
            <wp:effectExtent b="0" l="0" r="0" t="0"/>
            <wp:docPr id="3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172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520">
      <w:pPr>
        <w:numPr>
          <w:ilvl w:val="0"/>
          <w:numId w:val="1"/>
        </w:numPr>
        <w:ind w:left="1440" w:hanging="360"/>
        <w:rPr>
          <w:color w:val="222222"/>
        </w:rPr>
      </w:pPr>
      <w:r w:rsidDel="00000000" w:rsidR="00000000" w:rsidRPr="00000000">
        <w:rPr>
          <w:b w:val="1"/>
          <w:color w:val="222222"/>
          <w:sz w:val="28"/>
          <w:szCs w:val="28"/>
          <w:rtl w:val="0"/>
        </w:rPr>
        <w:t xml:space="preserve"> Delivery Fee:</w:t>
      </w:r>
      <w:r w:rsidDel="00000000" w:rsidR="00000000" w:rsidRPr="00000000">
        <w:rPr>
          <w:color w:val="222222"/>
          <w:rtl w:val="0"/>
        </w:rPr>
        <w:t xml:space="preserve"> </w:t>
      </w:r>
      <w:r w:rsidDel="00000000" w:rsidR="00000000" w:rsidRPr="00000000">
        <w:rPr>
          <w:color w:val="222222"/>
          <w:sz w:val="28"/>
          <w:szCs w:val="28"/>
          <w:rtl w:val="0"/>
        </w:rPr>
        <w:t xml:space="preserve">Delivery fee of the order is calculated based on the Estimated Time of Arrival (ETA). Also, if the customer is a premium member then the delivery fee is released. The fee is then inserted into the delivery table.</w:t>
      </w:r>
      <w:r w:rsidDel="00000000" w:rsidR="00000000" w:rsidRPr="00000000">
        <w:rPr>
          <w:rtl w:val="0"/>
        </w:rPr>
      </w:r>
    </w:p>
    <w:p w:rsidR="00000000" w:rsidDel="00000000" w:rsidP="00000000" w:rsidRDefault="00000000" w:rsidRPr="00000000" w14:paraId="00000521">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522">
      <w:pPr>
        <w:rPr>
          <w:color w:val="222222"/>
        </w:rPr>
      </w:pPr>
      <w:r w:rsidDel="00000000" w:rsidR="00000000" w:rsidRPr="00000000">
        <w:rPr>
          <w:color w:val="222222"/>
          <w:rtl w:val="0"/>
        </w:rPr>
        <w:t xml:space="preserve">DELIMITER $$</w:t>
      </w:r>
    </w:p>
    <w:p w:rsidR="00000000" w:rsidDel="00000000" w:rsidP="00000000" w:rsidRDefault="00000000" w:rsidRPr="00000000" w14:paraId="00000523">
      <w:pPr>
        <w:rPr>
          <w:color w:val="222222"/>
        </w:rPr>
      </w:pPr>
      <w:r w:rsidDel="00000000" w:rsidR="00000000" w:rsidRPr="00000000">
        <w:rPr>
          <w:color w:val="222222"/>
          <w:rtl w:val="0"/>
        </w:rPr>
        <w:t xml:space="preserve">CREATE DEFINER=`root`@`localhost` PROCEDURE `delivery_fee`(IN `cust_id` INT(5))</w:t>
      </w:r>
    </w:p>
    <w:p w:rsidR="00000000" w:rsidDel="00000000" w:rsidP="00000000" w:rsidRDefault="00000000" w:rsidRPr="00000000" w14:paraId="00000524">
      <w:pPr>
        <w:rPr>
          <w:color w:val="222222"/>
        </w:rPr>
      </w:pPr>
      <w:r w:rsidDel="00000000" w:rsidR="00000000" w:rsidRPr="00000000">
        <w:rPr>
          <w:color w:val="222222"/>
          <w:rtl w:val="0"/>
        </w:rPr>
        <w:t xml:space="preserve">BEGIN </w:t>
      </w:r>
    </w:p>
    <w:p w:rsidR="00000000" w:rsidDel="00000000" w:rsidP="00000000" w:rsidRDefault="00000000" w:rsidRPr="00000000" w14:paraId="00000525">
      <w:pPr>
        <w:rPr>
          <w:color w:val="222222"/>
        </w:rPr>
      </w:pPr>
      <w:r w:rsidDel="00000000" w:rsidR="00000000" w:rsidRPr="00000000">
        <w:rPr>
          <w:color w:val="222222"/>
          <w:rtl w:val="0"/>
        </w:rPr>
        <w:t xml:space="preserve">     DECLARE a,x int(5);</w:t>
      </w:r>
    </w:p>
    <w:p w:rsidR="00000000" w:rsidDel="00000000" w:rsidP="00000000" w:rsidRDefault="00000000" w:rsidRPr="00000000" w14:paraId="00000526">
      <w:pPr>
        <w:rPr>
          <w:color w:val="222222"/>
        </w:rPr>
      </w:pPr>
      <w:r w:rsidDel="00000000" w:rsidR="00000000" w:rsidRPr="00000000">
        <w:rPr>
          <w:color w:val="222222"/>
          <w:rtl w:val="0"/>
        </w:rPr>
        <w:t xml:space="preserve">     DECLARE d,d_id int(5);</w:t>
      </w:r>
    </w:p>
    <w:p w:rsidR="00000000" w:rsidDel="00000000" w:rsidP="00000000" w:rsidRDefault="00000000" w:rsidRPr="00000000" w14:paraId="00000527">
      <w:pPr>
        <w:rPr>
          <w:color w:val="222222"/>
        </w:rPr>
      </w:pPr>
      <w:r w:rsidDel="00000000" w:rsidR="00000000" w:rsidRPr="00000000">
        <w:rPr>
          <w:color w:val="222222"/>
          <w:rtl w:val="0"/>
        </w:rPr>
        <w:t xml:space="preserve">     DECLARE c char;</w:t>
      </w:r>
    </w:p>
    <w:p w:rsidR="00000000" w:rsidDel="00000000" w:rsidP="00000000" w:rsidRDefault="00000000" w:rsidRPr="00000000" w14:paraId="00000528">
      <w:pPr>
        <w:rPr>
          <w:color w:val="222222"/>
        </w:rPr>
      </w:pPr>
      <w:r w:rsidDel="00000000" w:rsidR="00000000" w:rsidRPr="00000000">
        <w:rPr>
          <w:color w:val="222222"/>
          <w:rtl w:val="0"/>
        </w:rPr>
        <w:t xml:space="preserve">     DECLARE deli_fee int;</w:t>
      </w:r>
    </w:p>
    <w:p w:rsidR="00000000" w:rsidDel="00000000" w:rsidP="00000000" w:rsidRDefault="00000000" w:rsidRPr="00000000" w14:paraId="00000529">
      <w:pPr>
        <w:rPr>
          <w:color w:val="222222"/>
        </w:rPr>
      </w:pPr>
      <w:r w:rsidDel="00000000" w:rsidR="00000000" w:rsidRPr="00000000">
        <w:rPr>
          <w:color w:val="222222"/>
          <w:rtl w:val="0"/>
        </w:rPr>
        <w:t xml:space="preserve">     </w:t>
      </w:r>
    </w:p>
    <w:p w:rsidR="00000000" w:rsidDel="00000000" w:rsidP="00000000" w:rsidRDefault="00000000" w:rsidRPr="00000000" w14:paraId="0000052A">
      <w:pPr>
        <w:rPr>
          <w:color w:val="222222"/>
        </w:rPr>
      </w:pPr>
      <w:r w:rsidDel="00000000" w:rsidR="00000000" w:rsidRPr="00000000">
        <w:rPr>
          <w:color w:val="222222"/>
          <w:rtl w:val="0"/>
        </w:rPr>
        <w:t xml:space="preserve">     SET a = (SELECT max(order_no) from orders,customer where customer.customer_id = orders.customer_id and customer.customer_id = customer_id1);</w:t>
      </w:r>
    </w:p>
    <w:p w:rsidR="00000000" w:rsidDel="00000000" w:rsidP="00000000" w:rsidRDefault="00000000" w:rsidRPr="00000000" w14:paraId="0000052B">
      <w:pPr>
        <w:rPr>
          <w:color w:val="222222"/>
        </w:rPr>
      </w:pPr>
      <w:r w:rsidDel="00000000" w:rsidR="00000000" w:rsidRPr="00000000">
        <w:rPr>
          <w:color w:val="222222"/>
          <w:rtl w:val="0"/>
        </w:rPr>
        <w:t xml:space="preserve">     </w:t>
      </w:r>
    </w:p>
    <w:p w:rsidR="00000000" w:rsidDel="00000000" w:rsidP="00000000" w:rsidRDefault="00000000" w:rsidRPr="00000000" w14:paraId="0000052C">
      <w:pPr>
        <w:rPr>
          <w:color w:val="222222"/>
        </w:rPr>
      </w:pPr>
      <w:r w:rsidDel="00000000" w:rsidR="00000000" w:rsidRPr="00000000">
        <w:rPr>
          <w:color w:val="222222"/>
          <w:rtl w:val="0"/>
        </w:rPr>
        <w:t xml:space="preserve">     SET c = (SELECT registration.premium_member from registration,customer where registration.username = customer.email and customer.customer_id = customer_id1);</w:t>
      </w:r>
    </w:p>
    <w:p w:rsidR="00000000" w:rsidDel="00000000" w:rsidP="00000000" w:rsidRDefault="00000000" w:rsidRPr="00000000" w14:paraId="0000052D">
      <w:pPr>
        <w:rPr>
          <w:color w:val="222222"/>
        </w:rPr>
      </w:pPr>
      <w:r w:rsidDel="00000000" w:rsidR="00000000" w:rsidRPr="00000000">
        <w:rPr>
          <w:color w:val="222222"/>
          <w:rtl w:val="0"/>
        </w:rPr>
        <w:t xml:space="preserve">     </w:t>
      </w:r>
    </w:p>
    <w:p w:rsidR="00000000" w:rsidDel="00000000" w:rsidP="00000000" w:rsidRDefault="00000000" w:rsidRPr="00000000" w14:paraId="0000052E">
      <w:pPr>
        <w:rPr>
          <w:color w:val="222222"/>
        </w:rPr>
      </w:pPr>
      <w:r w:rsidDel="00000000" w:rsidR="00000000" w:rsidRPr="00000000">
        <w:rPr>
          <w:color w:val="222222"/>
          <w:rtl w:val="0"/>
        </w:rPr>
        <w:t xml:space="preserve">     SET x = (SELECT tracking_details.tracking_id from tracking_details where tracking_details.order_no=a);</w:t>
      </w:r>
    </w:p>
    <w:p w:rsidR="00000000" w:rsidDel="00000000" w:rsidP="00000000" w:rsidRDefault="00000000" w:rsidRPr="00000000" w14:paraId="0000052F">
      <w:pPr>
        <w:rPr>
          <w:color w:val="222222"/>
        </w:rPr>
      </w:pPr>
      <w:r w:rsidDel="00000000" w:rsidR="00000000" w:rsidRPr="00000000">
        <w:rPr>
          <w:color w:val="222222"/>
          <w:rtl w:val="0"/>
        </w:rPr>
        <w:t xml:space="preserve">     </w:t>
      </w:r>
    </w:p>
    <w:p w:rsidR="00000000" w:rsidDel="00000000" w:rsidP="00000000" w:rsidRDefault="00000000" w:rsidRPr="00000000" w14:paraId="00000530">
      <w:pPr>
        <w:rPr>
          <w:color w:val="222222"/>
        </w:rPr>
      </w:pPr>
      <w:r w:rsidDel="00000000" w:rsidR="00000000" w:rsidRPr="00000000">
        <w:rPr>
          <w:color w:val="222222"/>
          <w:rtl w:val="0"/>
        </w:rPr>
        <w:t xml:space="preserve">     SET d = (SELECT ETA from tracking_details where tracking_details.tracking_id = x); </w:t>
      </w:r>
    </w:p>
    <w:p w:rsidR="00000000" w:rsidDel="00000000" w:rsidP="00000000" w:rsidRDefault="00000000" w:rsidRPr="00000000" w14:paraId="00000531">
      <w:pPr>
        <w:rPr>
          <w:color w:val="222222"/>
        </w:rPr>
      </w:pPr>
      <w:r w:rsidDel="00000000" w:rsidR="00000000" w:rsidRPr="00000000">
        <w:rPr>
          <w:color w:val="222222"/>
          <w:rtl w:val="0"/>
        </w:rPr>
        <w:t xml:space="preserve">     </w:t>
      </w:r>
    </w:p>
    <w:p w:rsidR="00000000" w:rsidDel="00000000" w:rsidP="00000000" w:rsidRDefault="00000000" w:rsidRPr="00000000" w14:paraId="00000532">
      <w:pPr>
        <w:rPr>
          <w:color w:val="222222"/>
        </w:rPr>
      </w:pPr>
      <w:r w:rsidDel="00000000" w:rsidR="00000000" w:rsidRPr="00000000">
        <w:rPr>
          <w:color w:val="222222"/>
          <w:rtl w:val="0"/>
        </w:rPr>
        <w:t xml:space="preserve">     SET d_id = (SELECT max(delivery_address.delivery_address_id) from delivery_address where delivery_address.customer_id=customer_id1); </w:t>
      </w:r>
    </w:p>
    <w:p w:rsidR="00000000" w:rsidDel="00000000" w:rsidP="00000000" w:rsidRDefault="00000000" w:rsidRPr="00000000" w14:paraId="00000533">
      <w:pPr>
        <w:rPr>
          <w:color w:val="222222"/>
        </w:rPr>
      </w:pPr>
      <w:r w:rsidDel="00000000" w:rsidR="00000000" w:rsidRPr="00000000">
        <w:rPr>
          <w:color w:val="222222"/>
          <w:rtl w:val="0"/>
        </w:rPr>
        <w:t xml:space="preserve">                </w:t>
      </w:r>
    </w:p>
    <w:p w:rsidR="00000000" w:rsidDel="00000000" w:rsidP="00000000" w:rsidRDefault="00000000" w:rsidRPr="00000000" w14:paraId="00000534">
      <w:pPr>
        <w:rPr>
          <w:color w:val="222222"/>
        </w:rPr>
      </w:pPr>
      <w:r w:rsidDel="00000000" w:rsidR="00000000" w:rsidRPr="00000000">
        <w:rPr>
          <w:color w:val="222222"/>
          <w:rtl w:val="0"/>
        </w:rPr>
        <w:tab/>
        <w:t xml:space="preserve">if (d = 10) then</w:t>
      </w:r>
    </w:p>
    <w:p w:rsidR="00000000" w:rsidDel="00000000" w:rsidP="00000000" w:rsidRDefault="00000000" w:rsidRPr="00000000" w14:paraId="00000535">
      <w:pPr>
        <w:rPr>
          <w:color w:val="222222"/>
        </w:rPr>
      </w:pPr>
      <w:r w:rsidDel="00000000" w:rsidR="00000000" w:rsidRPr="00000000">
        <w:rPr>
          <w:color w:val="222222"/>
          <w:rtl w:val="0"/>
        </w:rPr>
        <w:t xml:space="preserve">        set deli_fee = 10;</w:t>
      </w:r>
    </w:p>
    <w:p w:rsidR="00000000" w:rsidDel="00000000" w:rsidP="00000000" w:rsidRDefault="00000000" w:rsidRPr="00000000" w14:paraId="00000536">
      <w:pPr>
        <w:rPr>
          <w:color w:val="222222"/>
        </w:rPr>
      </w:pPr>
      <w:r w:rsidDel="00000000" w:rsidR="00000000" w:rsidRPr="00000000">
        <w:rPr>
          <w:color w:val="222222"/>
          <w:rtl w:val="0"/>
        </w:rPr>
        <w:t xml:space="preserve">        end if;</w:t>
      </w:r>
    </w:p>
    <w:p w:rsidR="00000000" w:rsidDel="00000000" w:rsidP="00000000" w:rsidRDefault="00000000" w:rsidRPr="00000000" w14:paraId="00000537">
      <w:pPr>
        <w:rPr>
          <w:color w:val="222222"/>
        </w:rPr>
      </w:pPr>
      <w:r w:rsidDel="00000000" w:rsidR="00000000" w:rsidRPr="00000000">
        <w:rPr>
          <w:rtl w:val="0"/>
        </w:rPr>
      </w:r>
    </w:p>
    <w:p w:rsidR="00000000" w:rsidDel="00000000" w:rsidP="00000000" w:rsidRDefault="00000000" w:rsidRPr="00000000" w14:paraId="00000538">
      <w:pPr>
        <w:rPr>
          <w:color w:val="222222"/>
        </w:rPr>
      </w:pPr>
      <w:r w:rsidDel="00000000" w:rsidR="00000000" w:rsidRPr="00000000">
        <w:rPr>
          <w:color w:val="222222"/>
          <w:rtl w:val="0"/>
        </w:rPr>
        <w:tab/>
        <w:t xml:space="preserve">if(d = 20) then</w:t>
      </w:r>
    </w:p>
    <w:p w:rsidR="00000000" w:rsidDel="00000000" w:rsidP="00000000" w:rsidRDefault="00000000" w:rsidRPr="00000000" w14:paraId="00000539">
      <w:pPr>
        <w:rPr>
          <w:color w:val="222222"/>
        </w:rPr>
      </w:pPr>
      <w:r w:rsidDel="00000000" w:rsidR="00000000" w:rsidRPr="00000000">
        <w:rPr>
          <w:color w:val="222222"/>
          <w:rtl w:val="0"/>
        </w:rPr>
        <w:t xml:space="preserve">        set deli_fee = 20;</w:t>
      </w:r>
    </w:p>
    <w:p w:rsidR="00000000" w:rsidDel="00000000" w:rsidP="00000000" w:rsidRDefault="00000000" w:rsidRPr="00000000" w14:paraId="0000053A">
      <w:pPr>
        <w:rPr>
          <w:color w:val="222222"/>
        </w:rPr>
      </w:pPr>
      <w:r w:rsidDel="00000000" w:rsidR="00000000" w:rsidRPr="00000000">
        <w:rPr>
          <w:color w:val="222222"/>
          <w:rtl w:val="0"/>
        </w:rPr>
        <w:t xml:space="preserve">        end if;</w:t>
      </w:r>
    </w:p>
    <w:p w:rsidR="00000000" w:rsidDel="00000000" w:rsidP="00000000" w:rsidRDefault="00000000" w:rsidRPr="00000000" w14:paraId="0000053B">
      <w:pPr>
        <w:rPr>
          <w:color w:val="222222"/>
        </w:rPr>
      </w:pPr>
      <w:r w:rsidDel="00000000" w:rsidR="00000000" w:rsidRPr="00000000">
        <w:rPr>
          <w:rtl w:val="0"/>
        </w:rPr>
      </w:r>
    </w:p>
    <w:p w:rsidR="00000000" w:rsidDel="00000000" w:rsidP="00000000" w:rsidRDefault="00000000" w:rsidRPr="00000000" w14:paraId="0000053C">
      <w:pPr>
        <w:rPr>
          <w:color w:val="222222"/>
        </w:rPr>
      </w:pPr>
      <w:r w:rsidDel="00000000" w:rsidR="00000000" w:rsidRPr="00000000">
        <w:rPr>
          <w:color w:val="222222"/>
          <w:rtl w:val="0"/>
        </w:rPr>
        <w:t xml:space="preserve">        if(d = 30) then</w:t>
      </w:r>
    </w:p>
    <w:p w:rsidR="00000000" w:rsidDel="00000000" w:rsidP="00000000" w:rsidRDefault="00000000" w:rsidRPr="00000000" w14:paraId="0000053D">
      <w:pPr>
        <w:rPr>
          <w:color w:val="222222"/>
        </w:rPr>
      </w:pPr>
      <w:r w:rsidDel="00000000" w:rsidR="00000000" w:rsidRPr="00000000">
        <w:rPr>
          <w:color w:val="222222"/>
          <w:rtl w:val="0"/>
        </w:rPr>
        <w:t xml:space="preserve">        set deli_fee = 30;</w:t>
      </w:r>
    </w:p>
    <w:p w:rsidR="00000000" w:rsidDel="00000000" w:rsidP="00000000" w:rsidRDefault="00000000" w:rsidRPr="00000000" w14:paraId="0000053E">
      <w:pPr>
        <w:rPr>
          <w:color w:val="222222"/>
        </w:rPr>
      </w:pPr>
      <w:r w:rsidDel="00000000" w:rsidR="00000000" w:rsidRPr="00000000">
        <w:rPr>
          <w:color w:val="222222"/>
          <w:rtl w:val="0"/>
        </w:rPr>
        <w:t xml:space="preserve">        end if;</w:t>
      </w:r>
    </w:p>
    <w:p w:rsidR="00000000" w:rsidDel="00000000" w:rsidP="00000000" w:rsidRDefault="00000000" w:rsidRPr="00000000" w14:paraId="0000053F">
      <w:pPr>
        <w:rPr>
          <w:color w:val="222222"/>
        </w:rPr>
      </w:pPr>
      <w:r w:rsidDel="00000000" w:rsidR="00000000" w:rsidRPr="00000000">
        <w:rPr>
          <w:color w:val="222222"/>
          <w:rtl w:val="0"/>
        </w:rPr>
        <w:t xml:space="preserve">        </w:t>
      </w:r>
    </w:p>
    <w:p w:rsidR="00000000" w:rsidDel="00000000" w:rsidP="00000000" w:rsidRDefault="00000000" w:rsidRPr="00000000" w14:paraId="00000540">
      <w:pPr>
        <w:rPr>
          <w:color w:val="222222"/>
        </w:rPr>
      </w:pPr>
      <w:r w:rsidDel="00000000" w:rsidR="00000000" w:rsidRPr="00000000">
        <w:rPr>
          <w:color w:val="222222"/>
          <w:rtl w:val="0"/>
        </w:rPr>
        <w:t xml:space="preserve">        if(c='y') THEN</w:t>
      </w:r>
    </w:p>
    <w:p w:rsidR="00000000" w:rsidDel="00000000" w:rsidP="00000000" w:rsidRDefault="00000000" w:rsidRPr="00000000" w14:paraId="00000541">
      <w:pPr>
        <w:rPr>
          <w:color w:val="222222"/>
        </w:rPr>
      </w:pPr>
      <w:r w:rsidDel="00000000" w:rsidR="00000000" w:rsidRPr="00000000">
        <w:rPr>
          <w:color w:val="222222"/>
          <w:rtl w:val="0"/>
        </w:rPr>
        <w:t xml:space="preserve">        set deli_fee = 0;</w:t>
      </w:r>
    </w:p>
    <w:p w:rsidR="00000000" w:rsidDel="00000000" w:rsidP="00000000" w:rsidRDefault="00000000" w:rsidRPr="00000000" w14:paraId="00000542">
      <w:pPr>
        <w:rPr>
          <w:color w:val="222222"/>
        </w:rPr>
      </w:pPr>
      <w:r w:rsidDel="00000000" w:rsidR="00000000" w:rsidRPr="00000000">
        <w:rPr>
          <w:color w:val="222222"/>
          <w:rtl w:val="0"/>
        </w:rPr>
        <w:t xml:space="preserve">        end if;</w:t>
      </w:r>
    </w:p>
    <w:p w:rsidR="00000000" w:rsidDel="00000000" w:rsidP="00000000" w:rsidRDefault="00000000" w:rsidRPr="00000000" w14:paraId="00000543">
      <w:pPr>
        <w:rPr>
          <w:color w:val="222222"/>
        </w:rPr>
      </w:pPr>
      <w:r w:rsidDel="00000000" w:rsidR="00000000" w:rsidRPr="00000000">
        <w:rPr>
          <w:rtl w:val="0"/>
        </w:rPr>
      </w:r>
    </w:p>
    <w:p w:rsidR="00000000" w:rsidDel="00000000" w:rsidP="00000000" w:rsidRDefault="00000000" w:rsidRPr="00000000" w14:paraId="00000544">
      <w:pPr>
        <w:rPr>
          <w:color w:val="222222"/>
        </w:rPr>
      </w:pPr>
      <w:r w:rsidDel="00000000" w:rsidR="00000000" w:rsidRPr="00000000">
        <w:rPr>
          <w:color w:val="222222"/>
          <w:rtl w:val="0"/>
        </w:rPr>
        <w:t xml:space="preserve">        insert into delivery (delivery_address_id, delivery_staff_id,  order_no,delivery_fee) values(d_id, 1, a,deli_fee);</w:t>
      </w:r>
    </w:p>
    <w:p w:rsidR="00000000" w:rsidDel="00000000" w:rsidP="00000000" w:rsidRDefault="00000000" w:rsidRPr="00000000" w14:paraId="00000545">
      <w:pPr>
        <w:rPr>
          <w:color w:val="222222"/>
        </w:rPr>
      </w:pPr>
      <w:r w:rsidDel="00000000" w:rsidR="00000000" w:rsidRPr="00000000">
        <w:rPr>
          <w:color w:val="222222"/>
          <w:rtl w:val="0"/>
        </w:rPr>
        <w:t xml:space="preserve">        </w:t>
      </w:r>
    </w:p>
    <w:p w:rsidR="00000000" w:rsidDel="00000000" w:rsidP="00000000" w:rsidRDefault="00000000" w:rsidRPr="00000000" w14:paraId="00000546">
      <w:pPr>
        <w:rPr>
          <w:color w:val="222222"/>
        </w:rPr>
      </w:pPr>
      <w:r w:rsidDel="00000000" w:rsidR="00000000" w:rsidRPr="00000000">
        <w:rPr>
          <w:color w:val="222222"/>
          <w:rtl w:val="0"/>
        </w:rPr>
        <w:t xml:space="preserve">END$$</w:t>
      </w:r>
    </w:p>
    <w:p w:rsidR="00000000" w:rsidDel="00000000" w:rsidP="00000000" w:rsidRDefault="00000000" w:rsidRPr="00000000" w14:paraId="00000547">
      <w:pPr>
        <w:rPr>
          <w:color w:val="222222"/>
        </w:rPr>
      </w:pPr>
      <w:r w:rsidDel="00000000" w:rsidR="00000000" w:rsidRPr="00000000">
        <w:rPr>
          <w:color w:val="222222"/>
          <w:rtl w:val="0"/>
        </w:rPr>
        <w:t xml:space="preserve">DELIMITER ;</w:t>
      </w:r>
    </w:p>
    <w:p w:rsidR="00000000" w:rsidDel="00000000" w:rsidP="00000000" w:rsidRDefault="00000000" w:rsidRPr="00000000" w14:paraId="00000548">
      <w:pPr>
        <w:rPr>
          <w:color w:val="222222"/>
        </w:rPr>
      </w:pPr>
      <w:r w:rsidDel="00000000" w:rsidR="00000000" w:rsidRPr="00000000">
        <w:rPr>
          <w:rtl w:val="0"/>
        </w:rPr>
      </w:r>
    </w:p>
    <w:p w:rsidR="00000000" w:rsidDel="00000000" w:rsidP="00000000" w:rsidRDefault="00000000" w:rsidRPr="00000000" w14:paraId="00000549">
      <w:pPr>
        <w:rPr>
          <w:color w:val="222222"/>
        </w:rPr>
      </w:pPr>
      <w:r w:rsidDel="00000000" w:rsidR="00000000" w:rsidRPr="00000000">
        <w:rPr>
          <w:b w:val="1"/>
          <w:color w:val="222222"/>
          <w:rtl w:val="0"/>
        </w:rPr>
        <w:t xml:space="preserve">Screenshot</w:t>
      </w:r>
      <w:r w:rsidDel="00000000" w:rsidR="00000000" w:rsidRPr="00000000">
        <w:rPr>
          <w:color w:val="222222"/>
          <w:rtl w:val="0"/>
        </w:rPr>
        <w:t xml:space="preserve">: It displays the delivery fee as 0, because the logged in user is a premium member.Otherwise the fee is calculated according to the distance between customer’s address and branch address of the restaurant.</w:t>
      </w:r>
    </w:p>
    <w:p w:rsidR="00000000" w:rsidDel="00000000" w:rsidP="00000000" w:rsidRDefault="00000000" w:rsidRPr="00000000" w14:paraId="0000054A">
      <w:pPr>
        <w:rPr>
          <w:color w:val="222222"/>
        </w:rPr>
      </w:pPr>
      <w:r w:rsidDel="00000000" w:rsidR="00000000" w:rsidRPr="00000000">
        <w:rPr>
          <w:color w:val="222222"/>
        </w:rPr>
        <w:drawing>
          <wp:inline distB="114300" distT="114300" distL="114300" distR="114300">
            <wp:extent cx="6172200" cy="4419600"/>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172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rPr>
          <w:color w:val="222222"/>
        </w:rPr>
      </w:pPr>
      <w:r w:rsidDel="00000000" w:rsidR="00000000" w:rsidRPr="00000000">
        <w:rPr>
          <w:rtl w:val="0"/>
        </w:rPr>
      </w:r>
    </w:p>
    <w:p w:rsidR="00000000" w:rsidDel="00000000" w:rsidP="00000000" w:rsidRDefault="00000000" w:rsidRPr="00000000" w14:paraId="0000054C">
      <w:pPr>
        <w:rPr>
          <w:color w:val="222222"/>
        </w:rPr>
      </w:pPr>
      <w:r w:rsidDel="00000000" w:rsidR="00000000" w:rsidRPr="00000000">
        <w:rPr>
          <w:rtl w:val="0"/>
        </w:rPr>
      </w:r>
    </w:p>
    <w:p w:rsidR="00000000" w:rsidDel="00000000" w:rsidP="00000000" w:rsidRDefault="00000000" w:rsidRPr="00000000" w14:paraId="0000054D">
      <w:pPr>
        <w:rPr>
          <w:color w:val="222222"/>
        </w:rPr>
      </w:pPr>
      <w:r w:rsidDel="00000000" w:rsidR="00000000" w:rsidRPr="00000000">
        <w:rPr>
          <w:rtl w:val="0"/>
        </w:rPr>
      </w:r>
    </w:p>
    <w:p w:rsidR="00000000" w:rsidDel="00000000" w:rsidP="00000000" w:rsidRDefault="00000000" w:rsidRPr="00000000" w14:paraId="0000054E">
      <w:pPr>
        <w:rPr>
          <w:color w:val="222222"/>
        </w:rPr>
      </w:pPr>
      <w:r w:rsidDel="00000000" w:rsidR="00000000" w:rsidRPr="00000000">
        <w:rPr>
          <w:rtl w:val="0"/>
        </w:rPr>
      </w:r>
    </w:p>
    <w:p w:rsidR="00000000" w:rsidDel="00000000" w:rsidP="00000000" w:rsidRDefault="00000000" w:rsidRPr="00000000" w14:paraId="0000054F">
      <w:pPr>
        <w:rPr>
          <w:color w:val="222222"/>
        </w:rPr>
      </w:pPr>
      <w:r w:rsidDel="00000000" w:rsidR="00000000" w:rsidRPr="00000000">
        <w:rPr>
          <w:rtl w:val="0"/>
        </w:rPr>
      </w:r>
    </w:p>
    <w:p w:rsidR="00000000" w:rsidDel="00000000" w:rsidP="00000000" w:rsidRDefault="00000000" w:rsidRPr="00000000" w14:paraId="00000550">
      <w:pPr>
        <w:rPr>
          <w:color w:val="222222"/>
        </w:rPr>
      </w:pPr>
      <w:r w:rsidDel="00000000" w:rsidR="00000000" w:rsidRPr="00000000">
        <w:rPr>
          <w:rtl w:val="0"/>
        </w:rPr>
      </w:r>
    </w:p>
    <w:p w:rsidR="00000000" w:rsidDel="00000000" w:rsidP="00000000" w:rsidRDefault="00000000" w:rsidRPr="00000000" w14:paraId="00000551">
      <w:pPr>
        <w:rPr>
          <w:color w:val="222222"/>
        </w:rPr>
      </w:pPr>
      <w:r w:rsidDel="00000000" w:rsidR="00000000" w:rsidRPr="00000000">
        <w:rPr>
          <w:rtl w:val="0"/>
        </w:rPr>
      </w:r>
    </w:p>
    <w:p w:rsidR="00000000" w:rsidDel="00000000" w:rsidP="00000000" w:rsidRDefault="00000000" w:rsidRPr="00000000" w14:paraId="00000552">
      <w:pPr>
        <w:rPr>
          <w:color w:val="222222"/>
        </w:rPr>
      </w:pPr>
      <w:r w:rsidDel="00000000" w:rsidR="00000000" w:rsidRPr="00000000">
        <w:rPr>
          <w:rtl w:val="0"/>
        </w:rPr>
      </w:r>
    </w:p>
    <w:p w:rsidR="00000000" w:rsidDel="00000000" w:rsidP="00000000" w:rsidRDefault="00000000" w:rsidRPr="00000000" w14:paraId="00000553">
      <w:pPr>
        <w:rPr>
          <w:color w:val="222222"/>
        </w:rPr>
      </w:pPr>
      <w:r w:rsidDel="00000000" w:rsidR="00000000" w:rsidRPr="00000000">
        <w:rPr>
          <w:rtl w:val="0"/>
        </w:rPr>
      </w:r>
    </w:p>
    <w:p w:rsidR="00000000" w:rsidDel="00000000" w:rsidP="00000000" w:rsidRDefault="00000000" w:rsidRPr="00000000" w14:paraId="00000554">
      <w:pPr>
        <w:rPr>
          <w:color w:val="222222"/>
        </w:rPr>
      </w:pPr>
      <w:r w:rsidDel="00000000" w:rsidR="00000000" w:rsidRPr="00000000">
        <w:rPr>
          <w:rtl w:val="0"/>
        </w:rPr>
      </w:r>
    </w:p>
    <w:p w:rsidR="00000000" w:rsidDel="00000000" w:rsidP="00000000" w:rsidRDefault="00000000" w:rsidRPr="00000000" w14:paraId="00000555">
      <w:pPr>
        <w:rPr>
          <w:color w:val="222222"/>
        </w:rPr>
      </w:pPr>
      <w:r w:rsidDel="00000000" w:rsidR="00000000" w:rsidRPr="00000000">
        <w:rPr>
          <w:rtl w:val="0"/>
        </w:rPr>
      </w:r>
    </w:p>
    <w:p w:rsidR="00000000" w:rsidDel="00000000" w:rsidP="00000000" w:rsidRDefault="00000000" w:rsidRPr="00000000" w14:paraId="00000556">
      <w:pPr>
        <w:rPr>
          <w:color w:val="222222"/>
        </w:rPr>
      </w:pPr>
      <w:r w:rsidDel="00000000" w:rsidR="00000000" w:rsidRPr="00000000">
        <w:rPr>
          <w:rtl w:val="0"/>
        </w:rPr>
      </w:r>
    </w:p>
    <w:p w:rsidR="00000000" w:rsidDel="00000000" w:rsidP="00000000" w:rsidRDefault="00000000" w:rsidRPr="00000000" w14:paraId="00000557">
      <w:pPr>
        <w:numPr>
          <w:ilvl w:val="0"/>
          <w:numId w:val="1"/>
        </w:numPr>
        <w:ind w:left="1440" w:hanging="360"/>
        <w:rPr>
          <w:color w:val="222222"/>
        </w:rPr>
      </w:pPr>
      <w:r w:rsidDel="00000000" w:rsidR="00000000" w:rsidRPr="00000000">
        <w:rPr>
          <w:b w:val="1"/>
          <w:color w:val="222222"/>
          <w:sz w:val="28"/>
          <w:szCs w:val="28"/>
          <w:rtl w:val="0"/>
        </w:rPr>
        <w:t xml:space="preserve">Provision of offer/discount:</w:t>
      </w:r>
      <w:r w:rsidDel="00000000" w:rsidR="00000000" w:rsidRPr="00000000">
        <w:rPr>
          <w:color w:val="222222"/>
          <w:sz w:val="28"/>
          <w:szCs w:val="28"/>
          <w:rtl w:val="0"/>
        </w:rPr>
        <w:t xml:space="preserve"> If a customer has placed orders a given number of times then that customer will be rewarded with a discount of 100 rupees. The validity of this offer will be 7 days from the present date.</w:t>
      </w:r>
      <w:r w:rsidDel="00000000" w:rsidR="00000000" w:rsidRPr="00000000">
        <w:rPr>
          <w:rtl w:val="0"/>
        </w:rPr>
      </w:r>
    </w:p>
    <w:p w:rsidR="00000000" w:rsidDel="00000000" w:rsidP="00000000" w:rsidRDefault="00000000" w:rsidRPr="00000000" w14:paraId="00000558">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559">
      <w:pPr>
        <w:rPr>
          <w:color w:val="222222"/>
        </w:rPr>
      </w:pPr>
      <w:r w:rsidDel="00000000" w:rsidR="00000000" w:rsidRPr="00000000">
        <w:rPr>
          <w:color w:val="222222"/>
          <w:rtl w:val="0"/>
        </w:rPr>
        <w:t xml:space="preserve">DELIMITER $$</w:t>
      </w:r>
    </w:p>
    <w:p w:rsidR="00000000" w:rsidDel="00000000" w:rsidP="00000000" w:rsidRDefault="00000000" w:rsidRPr="00000000" w14:paraId="0000055A">
      <w:pPr>
        <w:rPr>
          <w:color w:val="222222"/>
        </w:rPr>
      </w:pPr>
      <w:r w:rsidDel="00000000" w:rsidR="00000000" w:rsidRPr="00000000">
        <w:rPr>
          <w:color w:val="222222"/>
          <w:rtl w:val="0"/>
        </w:rPr>
        <w:t xml:space="preserve">CREATE DEFINER=`root`@`localhost` PROCEDURE `offer_1`(IN `customer_id1` INT)</w:t>
      </w:r>
    </w:p>
    <w:p w:rsidR="00000000" w:rsidDel="00000000" w:rsidP="00000000" w:rsidRDefault="00000000" w:rsidRPr="00000000" w14:paraId="0000055B">
      <w:pPr>
        <w:rPr>
          <w:color w:val="222222"/>
        </w:rPr>
      </w:pPr>
      <w:r w:rsidDel="00000000" w:rsidR="00000000" w:rsidRPr="00000000">
        <w:rPr>
          <w:color w:val="222222"/>
          <w:rtl w:val="0"/>
        </w:rPr>
        <w:t xml:space="preserve">BEGIN</w:t>
      </w:r>
    </w:p>
    <w:p w:rsidR="00000000" w:rsidDel="00000000" w:rsidP="00000000" w:rsidRDefault="00000000" w:rsidRPr="00000000" w14:paraId="0000055C">
      <w:pPr>
        <w:rPr>
          <w:color w:val="222222"/>
        </w:rPr>
      </w:pPr>
      <w:r w:rsidDel="00000000" w:rsidR="00000000" w:rsidRPr="00000000">
        <w:rPr>
          <w:color w:val="222222"/>
          <w:rtl w:val="0"/>
        </w:rPr>
        <w:t xml:space="preserve">     DECLARE count1,date int;</w:t>
      </w:r>
    </w:p>
    <w:p w:rsidR="00000000" w:rsidDel="00000000" w:rsidP="00000000" w:rsidRDefault="00000000" w:rsidRPr="00000000" w14:paraId="0000055D">
      <w:pPr>
        <w:rPr>
          <w:color w:val="222222"/>
        </w:rPr>
      </w:pPr>
      <w:r w:rsidDel="00000000" w:rsidR="00000000" w:rsidRPr="00000000">
        <w:rPr>
          <w:color w:val="222222"/>
          <w:rtl w:val="0"/>
        </w:rPr>
        <w:t xml:space="preserve">     DECLARE dt date;</w:t>
      </w:r>
    </w:p>
    <w:p w:rsidR="00000000" w:rsidDel="00000000" w:rsidP="00000000" w:rsidRDefault="00000000" w:rsidRPr="00000000" w14:paraId="0000055E">
      <w:pPr>
        <w:rPr>
          <w:color w:val="222222"/>
        </w:rPr>
      </w:pPr>
      <w:r w:rsidDel="00000000" w:rsidR="00000000" w:rsidRPr="00000000">
        <w:rPr>
          <w:color w:val="222222"/>
          <w:rtl w:val="0"/>
        </w:rPr>
        <w:t xml:space="preserve">     DECLARE st date;</w:t>
      </w:r>
    </w:p>
    <w:p w:rsidR="00000000" w:rsidDel="00000000" w:rsidP="00000000" w:rsidRDefault="00000000" w:rsidRPr="00000000" w14:paraId="0000055F">
      <w:pPr>
        <w:rPr>
          <w:color w:val="222222"/>
        </w:rPr>
      </w:pPr>
      <w:r w:rsidDel="00000000" w:rsidR="00000000" w:rsidRPr="00000000">
        <w:rPr>
          <w:color w:val="222222"/>
          <w:rtl w:val="0"/>
        </w:rPr>
        <w:t xml:space="preserve">     DECLARE discount int;</w:t>
      </w:r>
    </w:p>
    <w:p w:rsidR="00000000" w:rsidDel="00000000" w:rsidP="00000000" w:rsidRDefault="00000000" w:rsidRPr="00000000" w14:paraId="00000560">
      <w:pPr>
        <w:rPr>
          <w:color w:val="222222"/>
        </w:rPr>
      </w:pPr>
      <w:r w:rsidDel="00000000" w:rsidR="00000000" w:rsidRPr="00000000">
        <w:rPr>
          <w:color w:val="222222"/>
          <w:rtl w:val="0"/>
        </w:rPr>
        <w:t xml:space="preserve">     SET count1 = (SELECT count(order_no) from orders where orders.customer_id = customer_id1 group by orders.customer_id);</w:t>
      </w:r>
    </w:p>
    <w:p w:rsidR="00000000" w:rsidDel="00000000" w:rsidP="00000000" w:rsidRDefault="00000000" w:rsidRPr="00000000" w14:paraId="00000561">
      <w:pPr>
        <w:rPr>
          <w:color w:val="222222"/>
        </w:rPr>
      </w:pPr>
      <w:r w:rsidDel="00000000" w:rsidR="00000000" w:rsidRPr="00000000">
        <w:rPr>
          <w:color w:val="222222"/>
          <w:rtl w:val="0"/>
        </w:rPr>
        <w:t xml:space="preserve">     if(count1&gt;=2) then </w:t>
      </w:r>
    </w:p>
    <w:p w:rsidR="00000000" w:rsidDel="00000000" w:rsidP="00000000" w:rsidRDefault="00000000" w:rsidRPr="00000000" w14:paraId="00000562">
      <w:pPr>
        <w:rPr>
          <w:color w:val="222222"/>
        </w:rPr>
      </w:pPr>
      <w:r w:rsidDel="00000000" w:rsidR="00000000" w:rsidRPr="00000000">
        <w:rPr>
          <w:color w:val="222222"/>
          <w:rtl w:val="0"/>
        </w:rPr>
        <w:t xml:space="preserve">     set discount = 100;</w:t>
      </w:r>
    </w:p>
    <w:p w:rsidR="00000000" w:rsidDel="00000000" w:rsidP="00000000" w:rsidRDefault="00000000" w:rsidRPr="00000000" w14:paraId="00000563">
      <w:pPr>
        <w:rPr>
          <w:color w:val="222222"/>
        </w:rPr>
      </w:pPr>
      <w:r w:rsidDel="00000000" w:rsidR="00000000" w:rsidRPr="00000000">
        <w:rPr>
          <w:color w:val="222222"/>
          <w:rtl w:val="0"/>
        </w:rPr>
        <w:t xml:space="preserve">     set st = (select CURDATE());</w:t>
      </w:r>
    </w:p>
    <w:p w:rsidR="00000000" w:rsidDel="00000000" w:rsidP="00000000" w:rsidRDefault="00000000" w:rsidRPr="00000000" w14:paraId="00000564">
      <w:pPr>
        <w:rPr>
          <w:color w:val="222222"/>
        </w:rPr>
      </w:pPr>
      <w:r w:rsidDel="00000000" w:rsidR="00000000" w:rsidRPr="00000000">
        <w:rPr>
          <w:color w:val="222222"/>
          <w:rtl w:val="0"/>
        </w:rPr>
        <w:t xml:space="preserve">     set dt = DATE_ADD(CURRENT_TIMESTAMP, INTERVAL 7 DAY);</w:t>
      </w:r>
    </w:p>
    <w:p w:rsidR="00000000" w:rsidDel="00000000" w:rsidP="00000000" w:rsidRDefault="00000000" w:rsidRPr="00000000" w14:paraId="00000565">
      <w:pPr>
        <w:rPr>
          <w:color w:val="222222"/>
        </w:rPr>
      </w:pPr>
      <w:r w:rsidDel="00000000" w:rsidR="00000000" w:rsidRPr="00000000">
        <w:rPr>
          <w:color w:val="222222"/>
          <w:rtl w:val="0"/>
        </w:rPr>
        <w:t xml:space="preserve">     insert into offer(customer_id,validity_date,disc_amount) values(customer_id1,dt, discount);</w:t>
      </w:r>
    </w:p>
    <w:p w:rsidR="00000000" w:rsidDel="00000000" w:rsidP="00000000" w:rsidRDefault="00000000" w:rsidRPr="00000000" w14:paraId="00000566">
      <w:pPr>
        <w:rPr>
          <w:color w:val="222222"/>
        </w:rPr>
      </w:pPr>
      <w:r w:rsidDel="00000000" w:rsidR="00000000" w:rsidRPr="00000000">
        <w:rPr>
          <w:color w:val="222222"/>
          <w:rtl w:val="0"/>
        </w:rPr>
        <w:t xml:space="preserve">     end if;</w:t>
      </w:r>
    </w:p>
    <w:p w:rsidR="00000000" w:rsidDel="00000000" w:rsidP="00000000" w:rsidRDefault="00000000" w:rsidRPr="00000000" w14:paraId="00000567">
      <w:pPr>
        <w:rPr>
          <w:color w:val="222222"/>
        </w:rPr>
      </w:pPr>
      <w:r w:rsidDel="00000000" w:rsidR="00000000" w:rsidRPr="00000000">
        <w:rPr>
          <w:color w:val="222222"/>
          <w:rtl w:val="0"/>
        </w:rPr>
        <w:t xml:space="preserve">END$$</w:t>
      </w:r>
    </w:p>
    <w:p w:rsidR="00000000" w:rsidDel="00000000" w:rsidP="00000000" w:rsidRDefault="00000000" w:rsidRPr="00000000" w14:paraId="00000568">
      <w:pPr>
        <w:rPr>
          <w:color w:val="222222"/>
        </w:rPr>
      </w:pPr>
      <w:r w:rsidDel="00000000" w:rsidR="00000000" w:rsidRPr="00000000">
        <w:rPr>
          <w:color w:val="222222"/>
          <w:rtl w:val="0"/>
        </w:rPr>
        <w:t xml:space="preserve">DELIMITER ;</w:t>
      </w:r>
    </w:p>
    <w:p w:rsidR="00000000" w:rsidDel="00000000" w:rsidP="00000000" w:rsidRDefault="00000000" w:rsidRPr="00000000" w14:paraId="00000569">
      <w:pPr>
        <w:rPr>
          <w:color w:val="222222"/>
        </w:rPr>
      </w:pPr>
      <w:r w:rsidDel="00000000" w:rsidR="00000000" w:rsidRPr="00000000">
        <w:rPr>
          <w:rtl w:val="0"/>
        </w:rPr>
      </w:r>
    </w:p>
    <w:p w:rsidR="00000000" w:rsidDel="00000000" w:rsidP="00000000" w:rsidRDefault="00000000" w:rsidRPr="00000000" w14:paraId="0000056A">
      <w:pPr>
        <w:rPr>
          <w:color w:val="222222"/>
        </w:rPr>
      </w:pPr>
      <w:r w:rsidDel="00000000" w:rsidR="00000000" w:rsidRPr="00000000">
        <w:rPr>
          <w:rtl w:val="0"/>
        </w:rPr>
      </w:r>
    </w:p>
    <w:p w:rsidR="00000000" w:rsidDel="00000000" w:rsidP="00000000" w:rsidRDefault="00000000" w:rsidRPr="00000000" w14:paraId="0000056B">
      <w:pPr>
        <w:rPr>
          <w:color w:val="222222"/>
        </w:rPr>
      </w:pPr>
      <w:r w:rsidDel="00000000" w:rsidR="00000000" w:rsidRPr="00000000">
        <w:rPr>
          <w:rtl w:val="0"/>
        </w:rPr>
      </w:r>
    </w:p>
    <w:p w:rsidR="00000000" w:rsidDel="00000000" w:rsidP="00000000" w:rsidRDefault="00000000" w:rsidRPr="00000000" w14:paraId="0000056C">
      <w:pPr>
        <w:rPr>
          <w:color w:val="222222"/>
        </w:rPr>
      </w:pPr>
      <w:r w:rsidDel="00000000" w:rsidR="00000000" w:rsidRPr="00000000">
        <w:rPr>
          <w:rtl w:val="0"/>
        </w:rPr>
      </w:r>
    </w:p>
    <w:p w:rsidR="00000000" w:rsidDel="00000000" w:rsidP="00000000" w:rsidRDefault="00000000" w:rsidRPr="00000000" w14:paraId="0000056D">
      <w:pPr>
        <w:rPr>
          <w:color w:val="222222"/>
        </w:rPr>
      </w:pPr>
      <w:r w:rsidDel="00000000" w:rsidR="00000000" w:rsidRPr="00000000">
        <w:rPr>
          <w:rtl w:val="0"/>
        </w:rPr>
      </w:r>
    </w:p>
    <w:p w:rsidR="00000000" w:rsidDel="00000000" w:rsidP="00000000" w:rsidRDefault="00000000" w:rsidRPr="00000000" w14:paraId="0000056E">
      <w:pPr>
        <w:rPr>
          <w:color w:val="222222"/>
        </w:rPr>
      </w:pPr>
      <w:r w:rsidDel="00000000" w:rsidR="00000000" w:rsidRPr="00000000">
        <w:rPr>
          <w:rtl w:val="0"/>
        </w:rPr>
      </w:r>
    </w:p>
    <w:p w:rsidR="00000000" w:rsidDel="00000000" w:rsidP="00000000" w:rsidRDefault="00000000" w:rsidRPr="00000000" w14:paraId="0000056F">
      <w:pPr>
        <w:rPr>
          <w:color w:val="222222"/>
        </w:rPr>
      </w:pPr>
      <w:r w:rsidDel="00000000" w:rsidR="00000000" w:rsidRPr="00000000">
        <w:rPr>
          <w:rtl w:val="0"/>
        </w:rPr>
      </w:r>
    </w:p>
    <w:p w:rsidR="00000000" w:rsidDel="00000000" w:rsidP="00000000" w:rsidRDefault="00000000" w:rsidRPr="00000000" w14:paraId="00000570">
      <w:pPr>
        <w:rPr>
          <w:color w:val="222222"/>
        </w:rPr>
      </w:pPr>
      <w:r w:rsidDel="00000000" w:rsidR="00000000" w:rsidRPr="00000000">
        <w:rPr>
          <w:rtl w:val="0"/>
        </w:rPr>
      </w:r>
    </w:p>
    <w:p w:rsidR="00000000" w:rsidDel="00000000" w:rsidP="00000000" w:rsidRDefault="00000000" w:rsidRPr="00000000" w14:paraId="00000571">
      <w:pPr>
        <w:rPr>
          <w:color w:val="222222"/>
        </w:rPr>
      </w:pPr>
      <w:r w:rsidDel="00000000" w:rsidR="00000000" w:rsidRPr="00000000">
        <w:rPr>
          <w:rtl w:val="0"/>
        </w:rPr>
      </w:r>
    </w:p>
    <w:p w:rsidR="00000000" w:rsidDel="00000000" w:rsidP="00000000" w:rsidRDefault="00000000" w:rsidRPr="00000000" w14:paraId="00000572">
      <w:pPr>
        <w:rPr>
          <w:color w:val="222222"/>
        </w:rPr>
      </w:pPr>
      <w:r w:rsidDel="00000000" w:rsidR="00000000" w:rsidRPr="00000000">
        <w:rPr>
          <w:rtl w:val="0"/>
        </w:rPr>
      </w:r>
    </w:p>
    <w:p w:rsidR="00000000" w:rsidDel="00000000" w:rsidP="00000000" w:rsidRDefault="00000000" w:rsidRPr="00000000" w14:paraId="00000573">
      <w:pPr>
        <w:rPr>
          <w:color w:val="222222"/>
        </w:rPr>
      </w:pPr>
      <w:r w:rsidDel="00000000" w:rsidR="00000000" w:rsidRPr="00000000">
        <w:rPr>
          <w:rtl w:val="0"/>
        </w:rPr>
      </w:r>
    </w:p>
    <w:p w:rsidR="00000000" w:rsidDel="00000000" w:rsidP="00000000" w:rsidRDefault="00000000" w:rsidRPr="00000000" w14:paraId="00000574">
      <w:pPr>
        <w:rPr>
          <w:color w:val="222222"/>
        </w:rPr>
      </w:pPr>
      <w:r w:rsidDel="00000000" w:rsidR="00000000" w:rsidRPr="00000000">
        <w:rPr>
          <w:rtl w:val="0"/>
        </w:rPr>
      </w:r>
    </w:p>
    <w:p w:rsidR="00000000" w:rsidDel="00000000" w:rsidP="00000000" w:rsidRDefault="00000000" w:rsidRPr="00000000" w14:paraId="00000575">
      <w:pPr>
        <w:rPr>
          <w:color w:val="222222"/>
        </w:rPr>
      </w:pPr>
      <w:r w:rsidDel="00000000" w:rsidR="00000000" w:rsidRPr="00000000">
        <w:rPr>
          <w:rtl w:val="0"/>
        </w:rPr>
      </w:r>
    </w:p>
    <w:p w:rsidR="00000000" w:rsidDel="00000000" w:rsidP="00000000" w:rsidRDefault="00000000" w:rsidRPr="00000000" w14:paraId="00000576">
      <w:pPr>
        <w:rPr>
          <w:color w:val="222222"/>
        </w:rPr>
      </w:pPr>
      <w:r w:rsidDel="00000000" w:rsidR="00000000" w:rsidRPr="00000000">
        <w:rPr>
          <w:rtl w:val="0"/>
        </w:rPr>
      </w:r>
    </w:p>
    <w:p w:rsidR="00000000" w:rsidDel="00000000" w:rsidP="00000000" w:rsidRDefault="00000000" w:rsidRPr="00000000" w14:paraId="00000577">
      <w:pPr>
        <w:rPr>
          <w:color w:val="222222"/>
        </w:rPr>
      </w:pPr>
      <w:r w:rsidDel="00000000" w:rsidR="00000000" w:rsidRPr="00000000">
        <w:rPr>
          <w:rtl w:val="0"/>
        </w:rPr>
      </w:r>
    </w:p>
    <w:p w:rsidR="00000000" w:rsidDel="00000000" w:rsidP="00000000" w:rsidRDefault="00000000" w:rsidRPr="00000000" w14:paraId="00000578">
      <w:pPr>
        <w:rPr>
          <w:color w:val="222222"/>
        </w:rPr>
      </w:pPr>
      <w:r w:rsidDel="00000000" w:rsidR="00000000" w:rsidRPr="00000000">
        <w:rPr>
          <w:rtl w:val="0"/>
        </w:rPr>
      </w:r>
    </w:p>
    <w:p w:rsidR="00000000" w:rsidDel="00000000" w:rsidP="00000000" w:rsidRDefault="00000000" w:rsidRPr="00000000" w14:paraId="00000579">
      <w:pPr>
        <w:rPr>
          <w:color w:val="222222"/>
        </w:rPr>
      </w:pPr>
      <w:r w:rsidDel="00000000" w:rsidR="00000000" w:rsidRPr="00000000">
        <w:rPr>
          <w:b w:val="1"/>
          <w:color w:val="222222"/>
          <w:rtl w:val="0"/>
        </w:rPr>
        <w:t xml:space="preserve">Screenshot:  </w:t>
      </w:r>
      <w:r w:rsidDel="00000000" w:rsidR="00000000" w:rsidRPr="00000000">
        <w:rPr>
          <w:color w:val="222222"/>
          <w:rtl w:val="0"/>
        </w:rPr>
        <w:t xml:space="preserve">It enters details into offer according to the previous number of orders that user has placed. </w:t>
      </w:r>
    </w:p>
    <w:p w:rsidR="00000000" w:rsidDel="00000000" w:rsidP="00000000" w:rsidRDefault="00000000" w:rsidRPr="00000000" w14:paraId="0000057A">
      <w:pPr>
        <w:rPr>
          <w:color w:val="222222"/>
        </w:rPr>
      </w:pPr>
      <w:r w:rsidDel="00000000" w:rsidR="00000000" w:rsidRPr="00000000">
        <w:rPr>
          <w:color w:val="222222"/>
        </w:rPr>
        <w:drawing>
          <wp:inline distB="114300" distT="114300" distL="114300" distR="114300">
            <wp:extent cx="6172200" cy="33782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172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rPr>
          <w:color w:val="222222"/>
        </w:rPr>
      </w:pPr>
      <w:r w:rsidDel="00000000" w:rsidR="00000000" w:rsidRPr="00000000">
        <w:rPr>
          <w:rtl w:val="0"/>
        </w:rPr>
      </w:r>
    </w:p>
    <w:p w:rsidR="00000000" w:rsidDel="00000000" w:rsidP="00000000" w:rsidRDefault="00000000" w:rsidRPr="00000000" w14:paraId="0000057C">
      <w:pPr>
        <w:rPr>
          <w:color w:val="222222"/>
        </w:rPr>
      </w:pPr>
      <w:r w:rsidDel="00000000" w:rsidR="00000000" w:rsidRPr="00000000">
        <w:rPr>
          <w:rtl w:val="0"/>
        </w:rPr>
      </w:r>
    </w:p>
    <w:p w:rsidR="00000000" w:rsidDel="00000000" w:rsidP="00000000" w:rsidRDefault="00000000" w:rsidRPr="00000000" w14:paraId="0000057D">
      <w:pPr>
        <w:rPr>
          <w:color w:val="222222"/>
        </w:rPr>
      </w:pPr>
      <w:r w:rsidDel="00000000" w:rsidR="00000000" w:rsidRPr="00000000">
        <w:rPr>
          <w:rtl w:val="0"/>
        </w:rPr>
      </w:r>
    </w:p>
    <w:p w:rsidR="00000000" w:rsidDel="00000000" w:rsidP="00000000" w:rsidRDefault="00000000" w:rsidRPr="00000000" w14:paraId="0000057E">
      <w:pPr>
        <w:rPr>
          <w:color w:val="222222"/>
        </w:rPr>
      </w:pPr>
      <w:r w:rsidDel="00000000" w:rsidR="00000000" w:rsidRPr="00000000">
        <w:rPr>
          <w:rtl w:val="0"/>
        </w:rPr>
      </w:r>
    </w:p>
    <w:p w:rsidR="00000000" w:rsidDel="00000000" w:rsidP="00000000" w:rsidRDefault="00000000" w:rsidRPr="00000000" w14:paraId="0000057F">
      <w:pPr>
        <w:rPr>
          <w:color w:val="222222"/>
        </w:rPr>
      </w:pPr>
      <w:r w:rsidDel="00000000" w:rsidR="00000000" w:rsidRPr="00000000">
        <w:rPr>
          <w:rtl w:val="0"/>
        </w:rPr>
      </w:r>
    </w:p>
    <w:p w:rsidR="00000000" w:rsidDel="00000000" w:rsidP="00000000" w:rsidRDefault="00000000" w:rsidRPr="00000000" w14:paraId="00000580">
      <w:pPr>
        <w:rPr>
          <w:color w:val="222222"/>
        </w:rPr>
      </w:pPr>
      <w:r w:rsidDel="00000000" w:rsidR="00000000" w:rsidRPr="00000000">
        <w:rPr>
          <w:rtl w:val="0"/>
        </w:rPr>
      </w:r>
    </w:p>
    <w:p w:rsidR="00000000" w:rsidDel="00000000" w:rsidP="00000000" w:rsidRDefault="00000000" w:rsidRPr="00000000" w14:paraId="00000581">
      <w:pPr>
        <w:rPr>
          <w:color w:val="222222"/>
        </w:rPr>
      </w:pPr>
      <w:r w:rsidDel="00000000" w:rsidR="00000000" w:rsidRPr="00000000">
        <w:rPr>
          <w:rtl w:val="0"/>
        </w:rPr>
      </w:r>
    </w:p>
    <w:p w:rsidR="00000000" w:rsidDel="00000000" w:rsidP="00000000" w:rsidRDefault="00000000" w:rsidRPr="00000000" w14:paraId="00000582">
      <w:pPr>
        <w:rPr>
          <w:color w:val="222222"/>
        </w:rPr>
      </w:pPr>
      <w:r w:rsidDel="00000000" w:rsidR="00000000" w:rsidRPr="00000000">
        <w:rPr>
          <w:rtl w:val="0"/>
        </w:rPr>
      </w:r>
    </w:p>
    <w:p w:rsidR="00000000" w:rsidDel="00000000" w:rsidP="00000000" w:rsidRDefault="00000000" w:rsidRPr="00000000" w14:paraId="00000583">
      <w:pPr>
        <w:rPr>
          <w:color w:val="222222"/>
        </w:rPr>
      </w:pPr>
      <w:r w:rsidDel="00000000" w:rsidR="00000000" w:rsidRPr="00000000">
        <w:rPr>
          <w:rtl w:val="0"/>
        </w:rPr>
      </w:r>
    </w:p>
    <w:p w:rsidR="00000000" w:rsidDel="00000000" w:rsidP="00000000" w:rsidRDefault="00000000" w:rsidRPr="00000000" w14:paraId="00000584">
      <w:pPr>
        <w:rPr>
          <w:color w:val="222222"/>
        </w:rPr>
      </w:pPr>
      <w:r w:rsidDel="00000000" w:rsidR="00000000" w:rsidRPr="00000000">
        <w:rPr>
          <w:rtl w:val="0"/>
        </w:rPr>
      </w:r>
    </w:p>
    <w:p w:rsidR="00000000" w:rsidDel="00000000" w:rsidP="00000000" w:rsidRDefault="00000000" w:rsidRPr="00000000" w14:paraId="00000585">
      <w:pPr>
        <w:rPr>
          <w:color w:val="222222"/>
        </w:rPr>
      </w:pPr>
      <w:r w:rsidDel="00000000" w:rsidR="00000000" w:rsidRPr="00000000">
        <w:rPr>
          <w:rtl w:val="0"/>
        </w:rPr>
      </w:r>
    </w:p>
    <w:p w:rsidR="00000000" w:rsidDel="00000000" w:rsidP="00000000" w:rsidRDefault="00000000" w:rsidRPr="00000000" w14:paraId="00000586">
      <w:pPr>
        <w:rPr>
          <w:color w:val="222222"/>
        </w:rPr>
      </w:pPr>
      <w:r w:rsidDel="00000000" w:rsidR="00000000" w:rsidRPr="00000000">
        <w:rPr>
          <w:rtl w:val="0"/>
        </w:rPr>
      </w:r>
    </w:p>
    <w:p w:rsidR="00000000" w:rsidDel="00000000" w:rsidP="00000000" w:rsidRDefault="00000000" w:rsidRPr="00000000" w14:paraId="00000587">
      <w:pPr>
        <w:rPr>
          <w:color w:val="222222"/>
        </w:rPr>
      </w:pPr>
      <w:r w:rsidDel="00000000" w:rsidR="00000000" w:rsidRPr="00000000">
        <w:rPr>
          <w:rtl w:val="0"/>
        </w:rPr>
      </w:r>
    </w:p>
    <w:p w:rsidR="00000000" w:rsidDel="00000000" w:rsidP="00000000" w:rsidRDefault="00000000" w:rsidRPr="00000000" w14:paraId="00000588">
      <w:pPr>
        <w:rPr>
          <w:color w:val="222222"/>
        </w:rPr>
      </w:pPr>
      <w:r w:rsidDel="00000000" w:rsidR="00000000" w:rsidRPr="00000000">
        <w:rPr>
          <w:rtl w:val="0"/>
        </w:rPr>
      </w:r>
    </w:p>
    <w:p w:rsidR="00000000" w:rsidDel="00000000" w:rsidP="00000000" w:rsidRDefault="00000000" w:rsidRPr="00000000" w14:paraId="00000589">
      <w:pPr>
        <w:rPr>
          <w:color w:val="222222"/>
        </w:rPr>
      </w:pPr>
      <w:r w:rsidDel="00000000" w:rsidR="00000000" w:rsidRPr="00000000">
        <w:rPr>
          <w:rtl w:val="0"/>
        </w:rPr>
      </w:r>
    </w:p>
    <w:p w:rsidR="00000000" w:rsidDel="00000000" w:rsidP="00000000" w:rsidRDefault="00000000" w:rsidRPr="00000000" w14:paraId="0000058A">
      <w:pPr>
        <w:rPr>
          <w:color w:val="222222"/>
        </w:rPr>
      </w:pPr>
      <w:r w:rsidDel="00000000" w:rsidR="00000000" w:rsidRPr="00000000">
        <w:rPr>
          <w:rtl w:val="0"/>
        </w:rPr>
      </w:r>
    </w:p>
    <w:p w:rsidR="00000000" w:rsidDel="00000000" w:rsidP="00000000" w:rsidRDefault="00000000" w:rsidRPr="00000000" w14:paraId="0000058B">
      <w:pPr>
        <w:rPr>
          <w:color w:val="222222"/>
        </w:rPr>
      </w:pPr>
      <w:r w:rsidDel="00000000" w:rsidR="00000000" w:rsidRPr="00000000">
        <w:rPr>
          <w:rtl w:val="0"/>
        </w:rPr>
      </w:r>
    </w:p>
    <w:p w:rsidR="00000000" w:rsidDel="00000000" w:rsidP="00000000" w:rsidRDefault="00000000" w:rsidRPr="00000000" w14:paraId="0000058C">
      <w:pPr>
        <w:rPr>
          <w:color w:val="222222"/>
        </w:rPr>
      </w:pPr>
      <w:r w:rsidDel="00000000" w:rsidR="00000000" w:rsidRPr="00000000">
        <w:rPr>
          <w:rtl w:val="0"/>
        </w:rPr>
      </w:r>
    </w:p>
    <w:p w:rsidR="00000000" w:rsidDel="00000000" w:rsidP="00000000" w:rsidRDefault="00000000" w:rsidRPr="00000000" w14:paraId="0000058D">
      <w:pPr>
        <w:rPr>
          <w:color w:val="222222"/>
        </w:rPr>
      </w:pPr>
      <w:r w:rsidDel="00000000" w:rsidR="00000000" w:rsidRPr="00000000">
        <w:rPr>
          <w:rtl w:val="0"/>
        </w:rPr>
      </w:r>
    </w:p>
    <w:p w:rsidR="00000000" w:rsidDel="00000000" w:rsidP="00000000" w:rsidRDefault="00000000" w:rsidRPr="00000000" w14:paraId="0000058E">
      <w:pPr>
        <w:rPr>
          <w:color w:val="222222"/>
        </w:rPr>
      </w:pPr>
      <w:r w:rsidDel="00000000" w:rsidR="00000000" w:rsidRPr="00000000">
        <w:rPr>
          <w:rtl w:val="0"/>
        </w:rPr>
      </w:r>
    </w:p>
    <w:p w:rsidR="00000000" w:rsidDel="00000000" w:rsidP="00000000" w:rsidRDefault="00000000" w:rsidRPr="00000000" w14:paraId="0000058F">
      <w:pPr>
        <w:rPr>
          <w:color w:val="222222"/>
        </w:rPr>
      </w:pPr>
      <w:r w:rsidDel="00000000" w:rsidR="00000000" w:rsidRPr="00000000">
        <w:rPr>
          <w:rtl w:val="0"/>
        </w:rPr>
      </w:r>
    </w:p>
    <w:p w:rsidR="00000000" w:rsidDel="00000000" w:rsidP="00000000" w:rsidRDefault="00000000" w:rsidRPr="00000000" w14:paraId="00000590">
      <w:pPr>
        <w:rPr>
          <w:color w:val="222222"/>
        </w:rPr>
      </w:pPr>
      <w:r w:rsidDel="00000000" w:rsidR="00000000" w:rsidRPr="00000000">
        <w:rPr>
          <w:rtl w:val="0"/>
        </w:rPr>
      </w:r>
    </w:p>
    <w:p w:rsidR="00000000" w:rsidDel="00000000" w:rsidP="00000000" w:rsidRDefault="00000000" w:rsidRPr="00000000" w14:paraId="00000591">
      <w:pPr>
        <w:rPr>
          <w:color w:val="222222"/>
        </w:rPr>
      </w:pPr>
      <w:r w:rsidDel="00000000" w:rsidR="00000000" w:rsidRPr="00000000">
        <w:rPr>
          <w:rtl w:val="0"/>
        </w:rPr>
      </w:r>
    </w:p>
    <w:p w:rsidR="00000000" w:rsidDel="00000000" w:rsidP="00000000" w:rsidRDefault="00000000" w:rsidRPr="00000000" w14:paraId="00000592">
      <w:pPr>
        <w:numPr>
          <w:ilvl w:val="0"/>
          <w:numId w:val="1"/>
        </w:numPr>
        <w:ind w:left="1440" w:hanging="360"/>
        <w:rPr>
          <w:color w:val="222222"/>
        </w:rPr>
      </w:pPr>
      <w:r w:rsidDel="00000000" w:rsidR="00000000" w:rsidRPr="00000000">
        <w:rPr>
          <w:b w:val="1"/>
          <w:color w:val="222222"/>
          <w:sz w:val="28"/>
          <w:szCs w:val="28"/>
          <w:rtl w:val="0"/>
        </w:rPr>
        <w:t xml:space="preserve">Insertion of bill details: </w:t>
      </w:r>
      <w:r w:rsidDel="00000000" w:rsidR="00000000" w:rsidRPr="00000000">
        <w:rPr>
          <w:color w:val="222222"/>
          <w:sz w:val="28"/>
          <w:szCs w:val="28"/>
          <w:rtl w:val="0"/>
        </w:rPr>
        <w:t xml:space="preserve">The details of bill like bill amount, discount, delivery fee are inserted into the bill table.</w:t>
      </w:r>
      <w:r w:rsidDel="00000000" w:rsidR="00000000" w:rsidRPr="00000000">
        <w:rPr>
          <w:rtl w:val="0"/>
        </w:rPr>
      </w:r>
    </w:p>
    <w:p w:rsidR="00000000" w:rsidDel="00000000" w:rsidP="00000000" w:rsidRDefault="00000000" w:rsidRPr="00000000" w14:paraId="00000593">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594">
      <w:pPr>
        <w:rPr>
          <w:color w:val="222222"/>
        </w:rPr>
      </w:pPr>
      <w:r w:rsidDel="00000000" w:rsidR="00000000" w:rsidRPr="00000000">
        <w:rPr>
          <w:color w:val="222222"/>
          <w:rtl w:val="0"/>
        </w:rPr>
        <w:t xml:space="preserve">DELIMITER $$</w:t>
      </w:r>
    </w:p>
    <w:p w:rsidR="00000000" w:rsidDel="00000000" w:rsidP="00000000" w:rsidRDefault="00000000" w:rsidRPr="00000000" w14:paraId="00000595">
      <w:pPr>
        <w:rPr>
          <w:color w:val="222222"/>
        </w:rPr>
      </w:pPr>
      <w:r w:rsidDel="00000000" w:rsidR="00000000" w:rsidRPr="00000000">
        <w:rPr>
          <w:color w:val="222222"/>
          <w:rtl w:val="0"/>
        </w:rPr>
        <w:t xml:space="preserve">CREATE DEFINER=`root`@`localhost` PROCEDURE `bill_details4`(IN `cust_id` INT(5))</w:t>
      </w:r>
    </w:p>
    <w:p w:rsidR="00000000" w:rsidDel="00000000" w:rsidP="00000000" w:rsidRDefault="00000000" w:rsidRPr="00000000" w14:paraId="00000596">
      <w:pPr>
        <w:rPr>
          <w:color w:val="222222"/>
        </w:rPr>
      </w:pPr>
      <w:r w:rsidDel="00000000" w:rsidR="00000000" w:rsidRPr="00000000">
        <w:rPr>
          <w:color w:val="222222"/>
          <w:rtl w:val="0"/>
        </w:rPr>
        <w:t xml:space="preserve">BEGIN</w:t>
      </w:r>
    </w:p>
    <w:p w:rsidR="00000000" w:rsidDel="00000000" w:rsidP="00000000" w:rsidRDefault="00000000" w:rsidRPr="00000000" w14:paraId="00000597">
      <w:pPr>
        <w:rPr>
          <w:color w:val="222222"/>
        </w:rPr>
      </w:pPr>
      <w:r w:rsidDel="00000000" w:rsidR="00000000" w:rsidRPr="00000000">
        <w:rPr>
          <w:color w:val="222222"/>
          <w:rtl w:val="0"/>
        </w:rPr>
        <w:tab/>
        <w:t xml:space="preserve">DECLARE fee,bill_amt,bill_total,discount int(11);</w:t>
      </w:r>
    </w:p>
    <w:p w:rsidR="00000000" w:rsidDel="00000000" w:rsidP="00000000" w:rsidRDefault="00000000" w:rsidRPr="00000000" w14:paraId="00000598">
      <w:pPr>
        <w:rPr>
          <w:color w:val="222222"/>
        </w:rPr>
      </w:pPr>
      <w:r w:rsidDel="00000000" w:rsidR="00000000" w:rsidRPr="00000000">
        <w:rPr>
          <w:color w:val="222222"/>
          <w:rtl w:val="0"/>
        </w:rPr>
        <w:t xml:space="preserve">    DECLARE count1,o_no,order_id int(5);</w:t>
      </w:r>
    </w:p>
    <w:p w:rsidR="00000000" w:rsidDel="00000000" w:rsidP="00000000" w:rsidRDefault="00000000" w:rsidRPr="00000000" w14:paraId="00000599">
      <w:pPr>
        <w:rPr>
          <w:color w:val="222222"/>
        </w:rPr>
      </w:pPr>
      <w:r w:rsidDel="00000000" w:rsidR="00000000" w:rsidRPr="00000000">
        <w:rPr>
          <w:color w:val="222222"/>
          <w:rtl w:val="0"/>
        </w:rPr>
        <w:t xml:space="preserve">    DECLARE q int(11);</w:t>
      </w:r>
    </w:p>
    <w:p w:rsidR="00000000" w:rsidDel="00000000" w:rsidP="00000000" w:rsidRDefault="00000000" w:rsidRPr="00000000" w14:paraId="0000059A">
      <w:pPr>
        <w:rPr>
          <w:color w:val="222222"/>
        </w:rPr>
      </w:pPr>
      <w:r w:rsidDel="00000000" w:rsidR="00000000" w:rsidRPr="00000000">
        <w:rPr>
          <w:color w:val="222222"/>
          <w:rtl w:val="0"/>
        </w:rPr>
        <w:t xml:space="preserve">    DECLARE p int(11);</w:t>
      </w:r>
    </w:p>
    <w:p w:rsidR="00000000" w:rsidDel="00000000" w:rsidP="00000000" w:rsidRDefault="00000000" w:rsidRPr="00000000" w14:paraId="0000059B">
      <w:pPr>
        <w:rPr>
          <w:color w:val="222222"/>
        </w:rPr>
      </w:pPr>
      <w:r w:rsidDel="00000000" w:rsidR="00000000" w:rsidRPr="00000000">
        <w:rPr>
          <w:color w:val="222222"/>
          <w:rtl w:val="0"/>
        </w:rPr>
        <w:t xml:space="preserve">    DECLARE b int;</w:t>
      </w:r>
    </w:p>
    <w:p w:rsidR="00000000" w:rsidDel="00000000" w:rsidP="00000000" w:rsidRDefault="00000000" w:rsidRPr="00000000" w14:paraId="0000059C">
      <w:pPr>
        <w:rPr>
          <w:color w:val="222222"/>
        </w:rPr>
      </w:pPr>
      <w:r w:rsidDel="00000000" w:rsidR="00000000" w:rsidRPr="00000000">
        <w:rPr>
          <w:rtl w:val="0"/>
        </w:rPr>
      </w:r>
    </w:p>
    <w:p w:rsidR="00000000" w:rsidDel="00000000" w:rsidP="00000000" w:rsidRDefault="00000000" w:rsidRPr="00000000" w14:paraId="0000059D">
      <w:pPr>
        <w:rPr>
          <w:color w:val="222222"/>
        </w:rPr>
      </w:pPr>
      <w:r w:rsidDel="00000000" w:rsidR="00000000" w:rsidRPr="00000000">
        <w:rPr>
          <w:color w:val="222222"/>
          <w:rtl w:val="0"/>
        </w:rPr>
        <w:t xml:space="preserve">    DECLARE cur CURSOR FOR SELECT price,qty FROM order_details where order_details.order_no = (select max(orders.order_no) from orders where orders.customer_id=cust_id limit 1);</w:t>
      </w:r>
    </w:p>
    <w:p w:rsidR="00000000" w:rsidDel="00000000" w:rsidP="00000000" w:rsidRDefault="00000000" w:rsidRPr="00000000" w14:paraId="0000059E">
      <w:pPr>
        <w:rPr>
          <w:color w:val="222222"/>
        </w:rPr>
      </w:pPr>
      <w:r w:rsidDel="00000000" w:rsidR="00000000" w:rsidRPr="00000000">
        <w:rPr>
          <w:color w:val="222222"/>
          <w:rtl w:val="0"/>
        </w:rPr>
        <w:t xml:space="preserve">    DECLARE CONTINUE HANDLER FOR NOT FOUND SET b = 1;</w:t>
      </w:r>
    </w:p>
    <w:p w:rsidR="00000000" w:rsidDel="00000000" w:rsidP="00000000" w:rsidRDefault="00000000" w:rsidRPr="00000000" w14:paraId="0000059F">
      <w:pPr>
        <w:rPr>
          <w:color w:val="222222"/>
        </w:rPr>
      </w:pPr>
      <w:r w:rsidDel="00000000" w:rsidR="00000000" w:rsidRPr="00000000">
        <w:rPr>
          <w:color w:val="222222"/>
          <w:rtl w:val="0"/>
        </w:rPr>
        <w:t xml:space="preserve">    SET bill_amt=0;</w:t>
      </w:r>
    </w:p>
    <w:p w:rsidR="00000000" w:rsidDel="00000000" w:rsidP="00000000" w:rsidRDefault="00000000" w:rsidRPr="00000000" w14:paraId="000005A0">
      <w:pPr>
        <w:rPr>
          <w:color w:val="222222"/>
        </w:rPr>
      </w:pPr>
      <w:r w:rsidDel="00000000" w:rsidR="00000000" w:rsidRPr="00000000">
        <w:rPr>
          <w:color w:val="222222"/>
          <w:rtl w:val="0"/>
        </w:rPr>
        <w:t xml:space="preserve">    SET fee=(SELECT delivery.delivery_fee from orders,delivery where delivery.order_no = (select max(order_no) from orders where customer_id=cust_id) limit 1);</w:t>
      </w:r>
    </w:p>
    <w:p w:rsidR="00000000" w:rsidDel="00000000" w:rsidP="00000000" w:rsidRDefault="00000000" w:rsidRPr="00000000" w14:paraId="000005A1">
      <w:pPr>
        <w:rPr>
          <w:color w:val="222222"/>
        </w:rPr>
      </w:pPr>
      <w:r w:rsidDel="00000000" w:rsidR="00000000" w:rsidRPr="00000000">
        <w:rPr>
          <w:rtl w:val="0"/>
        </w:rPr>
      </w:r>
    </w:p>
    <w:p w:rsidR="00000000" w:rsidDel="00000000" w:rsidP="00000000" w:rsidRDefault="00000000" w:rsidRPr="00000000" w14:paraId="000005A2">
      <w:pPr>
        <w:rPr>
          <w:color w:val="222222"/>
        </w:rPr>
      </w:pPr>
      <w:r w:rsidDel="00000000" w:rsidR="00000000" w:rsidRPr="00000000">
        <w:rPr>
          <w:color w:val="222222"/>
          <w:rtl w:val="0"/>
        </w:rPr>
        <w:t xml:space="preserve">    OPEN cur;</w:t>
      </w:r>
    </w:p>
    <w:p w:rsidR="00000000" w:rsidDel="00000000" w:rsidP="00000000" w:rsidRDefault="00000000" w:rsidRPr="00000000" w14:paraId="000005A3">
      <w:pPr>
        <w:rPr>
          <w:color w:val="222222"/>
        </w:rPr>
      </w:pPr>
      <w:r w:rsidDel="00000000" w:rsidR="00000000" w:rsidRPr="00000000">
        <w:rPr>
          <w:color w:val="222222"/>
          <w:rtl w:val="0"/>
        </w:rPr>
        <w:t xml:space="preserve">    SET b = 0;</w:t>
      </w:r>
    </w:p>
    <w:p w:rsidR="00000000" w:rsidDel="00000000" w:rsidP="00000000" w:rsidRDefault="00000000" w:rsidRPr="00000000" w14:paraId="000005A4">
      <w:pPr>
        <w:rPr>
          <w:color w:val="222222"/>
        </w:rPr>
      </w:pPr>
      <w:r w:rsidDel="00000000" w:rsidR="00000000" w:rsidRPr="00000000">
        <w:rPr>
          <w:color w:val="222222"/>
          <w:rtl w:val="0"/>
        </w:rPr>
        <w:t xml:space="preserve">    set fee=0;</w:t>
      </w:r>
    </w:p>
    <w:p w:rsidR="00000000" w:rsidDel="00000000" w:rsidP="00000000" w:rsidRDefault="00000000" w:rsidRPr="00000000" w14:paraId="000005A5">
      <w:pPr>
        <w:rPr>
          <w:color w:val="222222"/>
        </w:rPr>
      </w:pPr>
      <w:r w:rsidDel="00000000" w:rsidR="00000000" w:rsidRPr="00000000">
        <w:rPr>
          <w:color w:val="222222"/>
          <w:rtl w:val="0"/>
        </w:rPr>
        <w:t xml:space="preserve">    FETCH cur INTO p,q;</w:t>
      </w:r>
    </w:p>
    <w:p w:rsidR="00000000" w:rsidDel="00000000" w:rsidP="00000000" w:rsidRDefault="00000000" w:rsidRPr="00000000" w14:paraId="000005A6">
      <w:pPr>
        <w:rPr>
          <w:color w:val="222222"/>
        </w:rPr>
      </w:pPr>
      <w:r w:rsidDel="00000000" w:rsidR="00000000" w:rsidRPr="00000000">
        <w:rPr>
          <w:color w:val="222222"/>
          <w:rtl w:val="0"/>
        </w:rPr>
        <w:t xml:space="preserve">    WHILE b = 0 DO</w:t>
      </w:r>
    </w:p>
    <w:p w:rsidR="00000000" w:rsidDel="00000000" w:rsidP="00000000" w:rsidRDefault="00000000" w:rsidRPr="00000000" w14:paraId="000005A7">
      <w:pPr>
        <w:rPr>
          <w:color w:val="222222"/>
        </w:rPr>
      </w:pPr>
      <w:r w:rsidDel="00000000" w:rsidR="00000000" w:rsidRPr="00000000">
        <w:rPr>
          <w:color w:val="222222"/>
          <w:rtl w:val="0"/>
        </w:rPr>
        <w:t xml:space="preserve">    </w:t>
      </w:r>
    </w:p>
    <w:p w:rsidR="00000000" w:rsidDel="00000000" w:rsidP="00000000" w:rsidRDefault="00000000" w:rsidRPr="00000000" w14:paraId="000005A8">
      <w:pPr>
        <w:rPr>
          <w:color w:val="222222"/>
        </w:rPr>
      </w:pPr>
      <w:r w:rsidDel="00000000" w:rsidR="00000000" w:rsidRPr="00000000">
        <w:rPr>
          <w:color w:val="222222"/>
          <w:rtl w:val="0"/>
        </w:rPr>
        <w:t xml:space="preserve">    </w:t>
        <w:tab/>
        <w:t xml:space="preserve">SET bill_amt=bill_amt+(p*q);</w:t>
      </w:r>
    </w:p>
    <w:p w:rsidR="00000000" w:rsidDel="00000000" w:rsidP="00000000" w:rsidRDefault="00000000" w:rsidRPr="00000000" w14:paraId="000005A9">
      <w:pPr>
        <w:rPr>
          <w:color w:val="222222"/>
        </w:rPr>
      </w:pPr>
      <w:r w:rsidDel="00000000" w:rsidR="00000000" w:rsidRPr="00000000">
        <w:rPr>
          <w:color w:val="222222"/>
          <w:rtl w:val="0"/>
        </w:rPr>
        <w:t xml:space="preserve">       </w:t>
      </w:r>
    </w:p>
    <w:p w:rsidR="00000000" w:rsidDel="00000000" w:rsidP="00000000" w:rsidRDefault="00000000" w:rsidRPr="00000000" w14:paraId="000005AA">
      <w:pPr>
        <w:rPr>
          <w:color w:val="222222"/>
        </w:rPr>
      </w:pPr>
      <w:r w:rsidDel="00000000" w:rsidR="00000000" w:rsidRPr="00000000">
        <w:rPr>
          <w:color w:val="222222"/>
          <w:rtl w:val="0"/>
        </w:rPr>
        <w:t xml:space="preserve">        FETCH cur INTO p,q;</w:t>
      </w:r>
    </w:p>
    <w:p w:rsidR="00000000" w:rsidDel="00000000" w:rsidP="00000000" w:rsidRDefault="00000000" w:rsidRPr="00000000" w14:paraId="000005AB">
      <w:pPr>
        <w:rPr>
          <w:color w:val="222222"/>
        </w:rPr>
      </w:pPr>
      <w:r w:rsidDel="00000000" w:rsidR="00000000" w:rsidRPr="00000000">
        <w:rPr>
          <w:color w:val="222222"/>
          <w:rtl w:val="0"/>
        </w:rPr>
        <w:t xml:space="preserve">    END WHILE;</w:t>
      </w:r>
    </w:p>
    <w:p w:rsidR="00000000" w:rsidDel="00000000" w:rsidP="00000000" w:rsidRDefault="00000000" w:rsidRPr="00000000" w14:paraId="000005AC">
      <w:pPr>
        <w:rPr>
          <w:color w:val="222222"/>
        </w:rPr>
      </w:pPr>
      <w:r w:rsidDel="00000000" w:rsidR="00000000" w:rsidRPr="00000000">
        <w:rPr>
          <w:color w:val="222222"/>
          <w:rtl w:val="0"/>
        </w:rPr>
        <w:tab/>
        <w:t xml:space="preserve">select bill_amt;</w:t>
      </w:r>
    </w:p>
    <w:p w:rsidR="00000000" w:rsidDel="00000000" w:rsidP="00000000" w:rsidRDefault="00000000" w:rsidRPr="00000000" w14:paraId="000005AD">
      <w:pPr>
        <w:rPr>
          <w:color w:val="222222"/>
        </w:rPr>
      </w:pPr>
      <w:r w:rsidDel="00000000" w:rsidR="00000000" w:rsidRPr="00000000">
        <w:rPr>
          <w:color w:val="222222"/>
          <w:rtl w:val="0"/>
        </w:rPr>
        <w:t xml:space="preserve">    </w:t>
      </w:r>
    </w:p>
    <w:p w:rsidR="00000000" w:rsidDel="00000000" w:rsidP="00000000" w:rsidRDefault="00000000" w:rsidRPr="00000000" w14:paraId="000005AE">
      <w:pPr>
        <w:rPr>
          <w:color w:val="222222"/>
        </w:rPr>
      </w:pPr>
      <w:r w:rsidDel="00000000" w:rsidR="00000000" w:rsidRPr="00000000">
        <w:rPr>
          <w:color w:val="222222"/>
          <w:rtl w:val="0"/>
        </w:rPr>
        <w:t xml:space="preserve">    set order_id = (select max(orders.order_no) from orders where orders.customer_id=cust_id);</w:t>
      </w:r>
    </w:p>
    <w:p w:rsidR="00000000" w:rsidDel="00000000" w:rsidP="00000000" w:rsidRDefault="00000000" w:rsidRPr="00000000" w14:paraId="000005AF">
      <w:pPr>
        <w:rPr>
          <w:color w:val="222222"/>
        </w:rPr>
      </w:pPr>
      <w:r w:rsidDel="00000000" w:rsidR="00000000" w:rsidRPr="00000000">
        <w:rPr>
          <w:color w:val="222222"/>
          <w:rtl w:val="0"/>
        </w:rPr>
        <w:t xml:space="preserve">   </w:t>
      </w:r>
    </w:p>
    <w:p w:rsidR="00000000" w:rsidDel="00000000" w:rsidP="00000000" w:rsidRDefault="00000000" w:rsidRPr="00000000" w14:paraId="000005B0">
      <w:pPr>
        <w:rPr>
          <w:color w:val="222222"/>
        </w:rPr>
      </w:pPr>
      <w:r w:rsidDel="00000000" w:rsidR="00000000" w:rsidRPr="00000000">
        <w:rPr>
          <w:color w:val="222222"/>
          <w:rtl w:val="0"/>
        </w:rPr>
        <w:t xml:space="preserve">     set discount = 0;</w:t>
      </w:r>
    </w:p>
    <w:p w:rsidR="00000000" w:rsidDel="00000000" w:rsidP="00000000" w:rsidRDefault="00000000" w:rsidRPr="00000000" w14:paraId="000005B1">
      <w:pPr>
        <w:rPr>
          <w:color w:val="222222"/>
        </w:rPr>
      </w:pPr>
      <w:r w:rsidDel="00000000" w:rsidR="00000000" w:rsidRPr="00000000">
        <w:rPr>
          <w:color w:val="222222"/>
          <w:rtl w:val="0"/>
        </w:rPr>
        <w:t xml:space="preserve">    set discount = (select max(offer.offer_id) from offer where offer.customer_id=cust_id and offer.validity_date&gt;=CURRENT_DATE);</w:t>
      </w:r>
    </w:p>
    <w:p w:rsidR="00000000" w:rsidDel="00000000" w:rsidP="00000000" w:rsidRDefault="00000000" w:rsidRPr="00000000" w14:paraId="000005B2">
      <w:pPr>
        <w:rPr>
          <w:color w:val="222222"/>
        </w:rPr>
      </w:pPr>
      <w:r w:rsidDel="00000000" w:rsidR="00000000" w:rsidRPr="00000000">
        <w:rPr>
          <w:color w:val="222222"/>
          <w:rtl w:val="0"/>
        </w:rPr>
        <w:tab/>
      </w:r>
    </w:p>
    <w:p w:rsidR="00000000" w:rsidDel="00000000" w:rsidP="00000000" w:rsidRDefault="00000000" w:rsidRPr="00000000" w14:paraId="000005B3">
      <w:pPr>
        <w:rPr>
          <w:color w:val="222222"/>
        </w:rPr>
      </w:pPr>
      <w:r w:rsidDel="00000000" w:rsidR="00000000" w:rsidRPr="00000000">
        <w:rPr>
          <w:color w:val="222222"/>
          <w:rtl w:val="0"/>
        </w:rPr>
        <w:t xml:space="preserve">    set bill_total = bill_amt - (bill_amt*discount)/100;</w:t>
      </w:r>
    </w:p>
    <w:p w:rsidR="00000000" w:rsidDel="00000000" w:rsidP="00000000" w:rsidRDefault="00000000" w:rsidRPr="00000000" w14:paraId="000005B4">
      <w:pPr>
        <w:rPr>
          <w:color w:val="222222"/>
        </w:rPr>
      </w:pPr>
      <w:r w:rsidDel="00000000" w:rsidR="00000000" w:rsidRPr="00000000">
        <w:rPr>
          <w:color w:val="222222"/>
          <w:rtl w:val="0"/>
        </w:rPr>
        <w:t xml:space="preserve">    insert into bill(order_no,bill_amount,discount,bill_total,delivery_fee) values(order_id,bill_amt,discount,bill_total,fee);</w:t>
      </w:r>
    </w:p>
    <w:p w:rsidR="00000000" w:rsidDel="00000000" w:rsidP="00000000" w:rsidRDefault="00000000" w:rsidRPr="00000000" w14:paraId="000005B5">
      <w:pPr>
        <w:rPr>
          <w:color w:val="222222"/>
        </w:rPr>
      </w:pPr>
      <w:r w:rsidDel="00000000" w:rsidR="00000000" w:rsidRPr="00000000">
        <w:rPr>
          <w:color w:val="222222"/>
          <w:rtl w:val="0"/>
        </w:rPr>
        <w:t xml:space="preserve">    CLOSE cur;</w:t>
      </w:r>
    </w:p>
    <w:p w:rsidR="00000000" w:rsidDel="00000000" w:rsidP="00000000" w:rsidRDefault="00000000" w:rsidRPr="00000000" w14:paraId="000005B6">
      <w:pPr>
        <w:rPr>
          <w:color w:val="222222"/>
        </w:rPr>
      </w:pPr>
      <w:r w:rsidDel="00000000" w:rsidR="00000000" w:rsidRPr="00000000">
        <w:rPr>
          <w:color w:val="222222"/>
          <w:rtl w:val="0"/>
        </w:rPr>
        <w:t xml:space="preserve">END$$</w:t>
      </w:r>
    </w:p>
    <w:p w:rsidR="00000000" w:rsidDel="00000000" w:rsidP="00000000" w:rsidRDefault="00000000" w:rsidRPr="00000000" w14:paraId="000005B7">
      <w:pPr>
        <w:rPr>
          <w:color w:val="222222"/>
        </w:rPr>
      </w:pPr>
      <w:r w:rsidDel="00000000" w:rsidR="00000000" w:rsidRPr="00000000">
        <w:rPr>
          <w:color w:val="222222"/>
          <w:rtl w:val="0"/>
        </w:rPr>
        <w:t xml:space="preserve">DELIMITER ;</w:t>
      </w:r>
      <w:r w:rsidDel="00000000" w:rsidR="00000000" w:rsidRPr="00000000">
        <w:br w:type="page"/>
      </w:r>
      <w:r w:rsidDel="00000000" w:rsidR="00000000" w:rsidRPr="00000000">
        <w:rPr>
          <w:rtl w:val="0"/>
        </w:rPr>
      </w:r>
    </w:p>
    <w:p w:rsidR="00000000" w:rsidDel="00000000" w:rsidP="00000000" w:rsidRDefault="00000000" w:rsidRPr="00000000" w14:paraId="000005B8">
      <w:pPr>
        <w:numPr>
          <w:ilvl w:val="0"/>
          <w:numId w:val="1"/>
        </w:numPr>
        <w:ind w:left="1440" w:hanging="360"/>
        <w:rPr>
          <w:color w:val="222222"/>
        </w:rPr>
      </w:pPr>
      <w:r w:rsidDel="00000000" w:rsidR="00000000" w:rsidRPr="00000000">
        <w:rPr>
          <w:b w:val="1"/>
          <w:color w:val="222222"/>
          <w:sz w:val="28"/>
          <w:szCs w:val="28"/>
          <w:rtl w:val="0"/>
        </w:rPr>
        <w:t xml:space="preserve">Display Bill details:</w:t>
      </w:r>
      <w:r w:rsidDel="00000000" w:rsidR="00000000" w:rsidRPr="00000000">
        <w:rPr>
          <w:color w:val="222222"/>
          <w:rtl w:val="0"/>
        </w:rPr>
        <w:t xml:space="preserve"> </w:t>
      </w:r>
      <w:r w:rsidDel="00000000" w:rsidR="00000000" w:rsidRPr="00000000">
        <w:rPr>
          <w:color w:val="222222"/>
          <w:sz w:val="28"/>
          <w:szCs w:val="28"/>
          <w:rtl w:val="0"/>
        </w:rPr>
        <w:t xml:space="preserve">Details of the bill are displayed via this procedure.</w:t>
      </w:r>
      <w:r w:rsidDel="00000000" w:rsidR="00000000" w:rsidRPr="00000000">
        <w:rPr>
          <w:rtl w:val="0"/>
        </w:rPr>
      </w:r>
    </w:p>
    <w:p w:rsidR="00000000" w:rsidDel="00000000" w:rsidP="00000000" w:rsidRDefault="00000000" w:rsidRPr="00000000" w14:paraId="000005B9">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5BA">
      <w:pPr>
        <w:rPr>
          <w:color w:val="222222"/>
        </w:rPr>
      </w:pPr>
      <w:r w:rsidDel="00000000" w:rsidR="00000000" w:rsidRPr="00000000">
        <w:rPr>
          <w:color w:val="222222"/>
          <w:rtl w:val="0"/>
        </w:rPr>
        <w:t xml:space="preserve">DELIMITER $$</w:t>
      </w:r>
    </w:p>
    <w:p w:rsidR="00000000" w:rsidDel="00000000" w:rsidP="00000000" w:rsidRDefault="00000000" w:rsidRPr="00000000" w14:paraId="000005BB">
      <w:pPr>
        <w:rPr>
          <w:color w:val="222222"/>
        </w:rPr>
      </w:pPr>
      <w:r w:rsidDel="00000000" w:rsidR="00000000" w:rsidRPr="00000000">
        <w:rPr>
          <w:color w:val="222222"/>
          <w:rtl w:val="0"/>
        </w:rPr>
        <w:t xml:space="preserve">CREATE DEFINER=`root`@`localhost` PROCEDURE `bill_procedure`(IN `cust_id` INT(5))</w:t>
      </w:r>
    </w:p>
    <w:p w:rsidR="00000000" w:rsidDel="00000000" w:rsidP="00000000" w:rsidRDefault="00000000" w:rsidRPr="00000000" w14:paraId="000005BC">
      <w:pPr>
        <w:rPr>
          <w:color w:val="222222"/>
        </w:rPr>
      </w:pPr>
      <w:r w:rsidDel="00000000" w:rsidR="00000000" w:rsidRPr="00000000">
        <w:rPr>
          <w:color w:val="222222"/>
          <w:rtl w:val="0"/>
        </w:rPr>
        <w:t xml:space="preserve">BEGIN</w:t>
      </w:r>
    </w:p>
    <w:p w:rsidR="00000000" w:rsidDel="00000000" w:rsidP="00000000" w:rsidRDefault="00000000" w:rsidRPr="00000000" w14:paraId="000005BD">
      <w:pPr>
        <w:rPr>
          <w:color w:val="222222"/>
        </w:rPr>
      </w:pPr>
      <w:r w:rsidDel="00000000" w:rsidR="00000000" w:rsidRPr="00000000">
        <w:rPr>
          <w:color w:val="222222"/>
          <w:rtl w:val="0"/>
        </w:rPr>
        <w:tab/>
        <w:t xml:space="preserve">DECLARE order_id,d int(5);</w:t>
      </w:r>
    </w:p>
    <w:p w:rsidR="00000000" w:rsidDel="00000000" w:rsidP="00000000" w:rsidRDefault="00000000" w:rsidRPr="00000000" w14:paraId="000005BE">
      <w:pPr>
        <w:rPr>
          <w:color w:val="222222"/>
        </w:rPr>
      </w:pPr>
      <w:r w:rsidDel="00000000" w:rsidR="00000000" w:rsidRPr="00000000">
        <w:rPr>
          <w:color w:val="222222"/>
          <w:rtl w:val="0"/>
        </w:rPr>
        <w:tab/>
        <w:t xml:space="preserve">DECLARE c int;</w:t>
      </w:r>
    </w:p>
    <w:p w:rsidR="00000000" w:rsidDel="00000000" w:rsidP="00000000" w:rsidRDefault="00000000" w:rsidRPr="00000000" w14:paraId="000005BF">
      <w:pPr>
        <w:rPr>
          <w:color w:val="222222"/>
        </w:rPr>
      </w:pPr>
      <w:r w:rsidDel="00000000" w:rsidR="00000000" w:rsidRPr="00000000">
        <w:rPr>
          <w:color w:val="222222"/>
          <w:rtl w:val="0"/>
        </w:rPr>
        <w:tab/>
        <w:t xml:space="preserve">DECLARE name varchar(20);</w:t>
      </w:r>
    </w:p>
    <w:p w:rsidR="00000000" w:rsidDel="00000000" w:rsidP="00000000" w:rsidRDefault="00000000" w:rsidRPr="00000000" w14:paraId="000005C0">
      <w:pPr>
        <w:rPr>
          <w:color w:val="222222"/>
        </w:rPr>
      </w:pPr>
      <w:r w:rsidDel="00000000" w:rsidR="00000000" w:rsidRPr="00000000">
        <w:rPr>
          <w:color w:val="222222"/>
          <w:rtl w:val="0"/>
        </w:rPr>
        <w:tab/>
        <w:t xml:space="preserve">DECLARE bill_total,qty,price,final_pr,bill_amount,discount,delivery_fee int(11);</w:t>
      </w:r>
    </w:p>
    <w:p w:rsidR="00000000" w:rsidDel="00000000" w:rsidP="00000000" w:rsidRDefault="00000000" w:rsidRPr="00000000" w14:paraId="000005C1">
      <w:pPr>
        <w:rPr>
          <w:color w:val="222222"/>
        </w:rPr>
      </w:pPr>
      <w:r w:rsidDel="00000000" w:rsidR="00000000" w:rsidRPr="00000000">
        <w:rPr>
          <w:color w:val="222222"/>
          <w:rtl w:val="0"/>
        </w:rPr>
        <w:tab/>
        <w:t xml:space="preserve">DECLARE cur2 CURSOR FOR SELECT order_details.item_id from order_details where order_details.order_no = (select max(order_no) from orders where orders.customer_id=cust_id LIMIT 1);</w:t>
      </w:r>
    </w:p>
    <w:p w:rsidR="00000000" w:rsidDel="00000000" w:rsidP="00000000" w:rsidRDefault="00000000" w:rsidRPr="00000000" w14:paraId="000005C2">
      <w:pPr>
        <w:rPr>
          <w:color w:val="222222"/>
        </w:rPr>
      </w:pPr>
      <w:r w:rsidDel="00000000" w:rsidR="00000000" w:rsidRPr="00000000">
        <w:rPr>
          <w:color w:val="222222"/>
          <w:rtl w:val="0"/>
        </w:rPr>
        <w:t xml:space="preserve">       </w:t>
        <w:tab/>
        <w:t xml:space="preserve">DECLARE CONTINUE HANDLER FOR NOT FOUND SET c = 1;</w:t>
      </w:r>
    </w:p>
    <w:p w:rsidR="00000000" w:rsidDel="00000000" w:rsidP="00000000" w:rsidRDefault="00000000" w:rsidRPr="00000000" w14:paraId="000005C3">
      <w:pPr>
        <w:rPr>
          <w:color w:val="222222"/>
        </w:rPr>
      </w:pPr>
      <w:r w:rsidDel="00000000" w:rsidR="00000000" w:rsidRPr="00000000">
        <w:rPr>
          <w:color w:val="222222"/>
          <w:rtl w:val="0"/>
        </w:rPr>
        <w:tab/>
        <w:t xml:space="preserve">set order_id = (select max(order_no) from orders where orders.customer_id=cust_id limit 1);</w:t>
      </w:r>
    </w:p>
    <w:p w:rsidR="00000000" w:rsidDel="00000000" w:rsidP="00000000" w:rsidRDefault="00000000" w:rsidRPr="00000000" w14:paraId="000005C4">
      <w:pPr>
        <w:rPr>
          <w:color w:val="222222"/>
        </w:rPr>
      </w:pPr>
      <w:r w:rsidDel="00000000" w:rsidR="00000000" w:rsidRPr="00000000">
        <w:rPr>
          <w:color w:val="222222"/>
          <w:rtl w:val="0"/>
        </w:rPr>
        <w:tab/>
        <w:t xml:space="preserve">set bill_total = (select bill.bill_total from bill where bill.order_no=order_id limit 1); </w:t>
      </w:r>
    </w:p>
    <w:p w:rsidR="00000000" w:rsidDel="00000000" w:rsidP="00000000" w:rsidRDefault="00000000" w:rsidRPr="00000000" w14:paraId="000005C5">
      <w:pPr>
        <w:rPr>
          <w:color w:val="222222"/>
        </w:rPr>
      </w:pPr>
      <w:r w:rsidDel="00000000" w:rsidR="00000000" w:rsidRPr="00000000">
        <w:rPr>
          <w:color w:val="222222"/>
          <w:rtl w:val="0"/>
        </w:rPr>
        <w:t xml:space="preserve">    set bill_amount = (SELECT bill.bill_amount from bill where bill.order_no=order_id limit 1); </w:t>
      </w:r>
    </w:p>
    <w:p w:rsidR="00000000" w:rsidDel="00000000" w:rsidP="00000000" w:rsidRDefault="00000000" w:rsidRPr="00000000" w14:paraId="000005C6">
      <w:pPr>
        <w:rPr>
          <w:color w:val="222222"/>
        </w:rPr>
      </w:pPr>
      <w:r w:rsidDel="00000000" w:rsidR="00000000" w:rsidRPr="00000000">
        <w:rPr>
          <w:color w:val="222222"/>
          <w:rtl w:val="0"/>
        </w:rPr>
        <w:t xml:space="preserve">    set discount = (SELECT bill.discount from bill where bill.order_no=order_id limit 1); </w:t>
      </w:r>
    </w:p>
    <w:p w:rsidR="00000000" w:rsidDel="00000000" w:rsidP="00000000" w:rsidRDefault="00000000" w:rsidRPr="00000000" w14:paraId="000005C7">
      <w:pPr>
        <w:rPr>
          <w:color w:val="222222"/>
        </w:rPr>
      </w:pPr>
      <w:r w:rsidDel="00000000" w:rsidR="00000000" w:rsidRPr="00000000">
        <w:rPr>
          <w:color w:val="222222"/>
          <w:rtl w:val="0"/>
        </w:rPr>
        <w:t xml:space="preserve">    set delivery_fee = (SELECT bill.delivery_fee from bill where bill.order_no=order_id limit 1); </w:t>
      </w:r>
    </w:p>
    <w:p w:rsidR="00000000" w:rsidDel="00000000" w:rsidP="00000000" w:rsidRDefault="00000000" w:rsidRPr="00000000" w14:paraId="000005C8">
      <w:pPr>
        <w:rPr>
          <w:color w:val="222222"/>
        </w:rPr>
      </w:pPr>
      <w:r w:rsidDel="00000000" w:rsidR="00000000" w:rsidRPr="00000000">
        <w:rPr>
          <w:color w:val="222222"/>
          <w:rtl w:val="0"/>
        </w:rPr>
        <w:t xml:space="preserve">       </w:t>
        <w:tab/>
        <w:t xml:space="preserve">OPEN cur2;     </w:t>
      </w:r>
    </w:p>
    <w:p w:rsidR="00000000" w:rsidDel="00000000" w:rsidP="00000000" w:rsidRDefault="00000000" w:rsidRPr="00000000" w14:paraId="000005C9">
      <w:pPr>
        <w:rPr>
          <w:color w:val="222222"/>
        </w:rPr>
      </w:pPr>
      <w:r w:rsidDel="00000000" w:rsidR="00000000" w:rsidRPr="00000000">
        <w:rPr>
          <w:color w:val="222222"/>
          <w:rtl w:val="0"/>
        </w:rPr>
        <w:t xml:space="preserve">       </w:t>
        <w:tab/>
        <w:t xml:space="preserve">SET c = 0;</w:t>
      </w:r>
    </w:p>
    <w:p w:rsidR="00000000" w:rsidDel="00000000" w:rsidP="00000000" w:rsidRDefault="00000000" w:rsidRPr="00000000" w14:paraId="000005CA">
      <w:pPr>
        <w:rPr>
          <w:color w:val="222222"/>
        </w:rPr>
      </w:pPr>
      <w:r w:rsidDel="00000000" w:rsidR="00000000" w:rsidRPr="00000000">
        <w:rPr>
          <w:color w:val="222222"/>
          <w:rtl w:val="0"/>
        </w:rPr>
        <w:t xml:space="preserve">       </w:t>
        <w:tab/>
        <w:t xml:space="preserve">FETCH cur2 INTO d;</w:t>
      </w:r>
    </w:p>
    <w:p w:rsidR="00000000" w:rsidDel="00000000" w:rsidP="00000000" w:rsidRDefault="00000000" w:rsidRPr="00000000" w14:paraId="000005CB">
      <w:pPr>
        <w:rPr>
          <w:color w:val="222222"/>
        </w:rPr>
      </w:pPr>
      <w:r w:rsidDel="00000000" w:rsidR="00000000" w:rsidRPr="00000000">
        <w:rPr>
          <w:color w:val="222222"/>
          <w:rtl w:val="0"/>
        </w:rPr>
        <w:tab/>
        <w:t xml:space="preserve">WHILE c = 0 DO</w:t>
      </w:r>
    </w:p>
    <w:p w:rsidR="00000000" w:rsidDel="00000000" w:rsidP="00000000" w:rsidRDefault="00000000" w:rsidRPr="00000000" w14:paraId="000005CC">
      <w:pPr>
        <w:rPr>
          <w:color w:val="222222"/>
        </w:rPr>
      </w:pPr>
      <w:r w:rsidDel="00000000" w:rsidR="00000000" w:rsidRPr="00000000">
        <w:rPr>
          <w:color w:val="222222"/>
          <w:rtl w:val="0"/>
        </w:rPr>
        <w:tab/>
        <w:tab/>
        <w:t xml:space="preserve">set name = (select food_item.item_name from food_item where item_id=d);</w:t>
      </w:r>
    </w:p>
    <w:p w:rsidR="00000000" w:rsidDel="00000000" w:rsidP="00000000" w:rsidRDefault="00000000" w:rsidRPr="00000000" w14:paraId="000005CD">
      <w:pPr>
        <w:rPr>
          <w:color w:val="222222"/>
        </w:rPr>
      </w:pPr>
      <w:r w:rsidDel="00000000" w:rsidR="00000000" w:rsidRPr="00000000">
        <w:rPr>
          <w:color w:val="222222"/>
          <w:rtl w:val="0"/>
        </w:rPr>
        <w:tab/>
        <w:tab/>
        <w:t xml:space="preserve">set qty = (select order_details.qty from order_details where order_no=order_id and item_id = d);</w:t>
      </w:r>
    </w:p>
    <w:p w:rsidR="00000000" w:rsidDel="00000000" w:rsidP="00000000" w:rsidRDefault="00000000" w:rsidRPr="00000000" w14:paraId="000005CE">
      <w:pPr>
        <w:rPr>
          <w:color w:val="222222"/>
        </w:rPr>
      </w:pPr>
      <w:r w:rsidDel="00000000" w:rsidR="00000000" w:rsidRPr="00000000">
        <w:rPr>
          <w:color w:val="222222"/>
          <w:rtl w:val="0"/>
        </w:rPr>
        <w:tab/>
        <w:tab/>
        <w:t xml:space="preserve">set price = (select order_details.price from order_details where order_no=order_id and item_id = d limit 1);</w:t>
      </w:r>
    </w:p>
    <w:p w:rsidR="00000000" w:rsidDel="00000000" w:rsidP="00000000" w:rsidRDefault="00000000" w:rsidRPr="00000000" w14:paraId="000005CF">
      <w:pPr>
        <w:rPr>
          <w:color w:val="222222"/>
        </w:rPr>
      </w:pPr>
      <w:r w:rsidDel="00000000" w:rsidR="00000000" w:rsidRPr="00000000">
        <w:rPr>
          <w:color w:val="222222"/>
          <w:rtl w:val="0"/>
        </w:rPr>
        <w:tab/>
        <w:tab/>
        <w:t xml:space="preserve">set final_pr = (select final_price from order_details where order_no=order_id and item_id = d);</w:t>
      </w:r>
    </w:p>
    <w:p w:rsidR="00000000" w:rsidDel="00000000" w:rsidP="00000000" w:rsidRDefault="00000000" w:rsidRPr="00000000" w14:paraId="000005D0">
      <w:pPr>
        <w:rPr>
          <w:color w:val="222222"/>
        </w:rPr>
      </w:pPr>
      <w:r w:rsidDel="00000000" w:rsidR="00000000" w:rsidRPr="00000000">
        <w:rPr>
          <w:color w:val="222222"/>
          <w:rtl w:val="0"/>
        </w:rPr>
        <w:tab/>
        <w:tab/>
      </w:r>
    </w:p>
    <w:p w:rsidR="00000000" w:rsidDel="00000000" w:rsidP="00000000" w:rsidRDefault="00000000" w:rsidRPr="00000000" w14:paraId="000005D1">
      <w:pPr>
        <w:rPr>
          <w:color w:val="222222"/>
        </w:rPr>
      </w:pPr>
      <w:r w:rsidDel="00000000" w:rsidR="00000000" w:rsidRPr="00000000">
        <w:rPr>
          <w:color w:val="222222"/>
          <w:rtl w:val="0"/>
        </w:rPr>
        <w:tab/>
        <w:tab/>
        <w:t xml:space="preserve">select order_id as ord_id,d,name,qty,price,final_pr,bill_amount,discount,delivery_fee,bill_total;</w:t>
      </w:r>
    </w:p>
    <w:p w:rsidR="00000000" w:rsidDel="00000000" w:rsidP="00000000" w:rsidRDefault="00000000" w:rsidRPr="00000000" w14:paraId="000005D2">
      <w:pPr>
        <w:rPr>
          <w:color w:val="222222"/>
        </w:rPr>
      </w:pPr>
      <w:r w:rsidDel="00000000" w:rsidR="00000000" w:rsidRPr="00000000">
        <w:rPr>
          <w:color w:val="222222"/>
          <w:rtl w:val="0"/>
        </w:rPr>
        <w:t xml:space="preserve">        FETCH cur2 INTO d;</w:t>
      </w:r>
    </w:p>
    <w:p w:rsidR="00000000" w:rsidDel="00000000" w:rsidP="00000000" w:rsidRDefault="00000000" w:rsidRPr="00000000" w14:paraId="000005D3">
      <w:pPr>
        <w:rPr>
          <w:color w:val="222222"/>
        </w:rPr>
      </w:pPr>
      <w:r w:rsidDel="00000000" w:rsidR="00000000" w:rsidRPr="00000000">
        <w:rPr>
          <w:color w:val="222222"/>
          <w:rtl w:val="0"/>
        </w:rPr>
        <w:tab/>
        <w:t xml:space="preserve">END WHILE;</w:t>
      </w:r>
    </w:p>
    <w:p w:rsidR="00000000" w:rsidDel="00000000" w:rsidP="00000000" w:rsidRDefault="00000000" w:rsidRPr="00000000" w14:paraId="000005D4">
      <w:pPr>
        <w:rPr>
          <w:color w:val="222222"/>
        </w:rPr>
      </w:pPr>
      <w:r w:rsidDel="00000000" w:rsidR="00000000" w:rsidRPr="00000000">
        <w:rPr>
          <w:color w:val="222222"/>
          <w:rtl w:val="0"/>
        </w:rPr>
        <w:tab/>
        <w:t xml:space="preserve">CLOSE cur2;</w:t>
      </w:r>
    </w:p>
    <w:p w:rsidR="00000000" w:rsidDel="00000000" w:rsidP="00000000" w:rsidRDefault="00000000" w:rsidRPr="00000000" w14:paraId="000005D5">
      <w:pPr>
        <w:rPr>
          <w:color w:val="222222"/>
        </w:rPr>
      </w:pPr>
      <w:r w:rsidDel="00000000" w:rsidR="00000000" w:rsidRPr="00000000">
        <w:rPr>
          <w:color w:val="222222"/>
          <w:rtl w:val="0"/>
        </w:rPr>
        <w:t xml:space="preserve">END$$</w:t>
      </w:r>
    </w:p>
    <w:p w:rsidR="00000000" w:rsidDel="00000000" w:rsidP="00000000" w:rsidRDefault="00000000" w:rsidRPr="00000000" w14:paraId="000005D6">
      <w:pPr>
        <w:rPr>
          <w:color w:val="222222"/>
        </w:rPr>
      </w:pPr>
      <w:r w:rsidDel="00000000" w:rsidR="00000000" w:rsidRPr="00000000">
        <w:rPr>
          <w:color w:val="222222"/>
          <w:rtl w:val="0"/>
        </w:rPr>
        <w:t xml:space="preserve">DELIMITER ;</w:t>
      </w:r>
    </w:p>
    <w:p w:rsidR="00000000" w:rsidDel="00000000" w:rsidP="00000000" w:rsidRDefault="00000000" w:rsidRPr="00000000" w14:paraId="000005D7">
      <w:pPr>
        <w:rPr>
          <w:color w:val="222222"/>
        </w:rPr>
      </w:pPr>
      <w:r w:rsidDel="00000000" w:rsidR="00000000" w:rsidRPr="00000000">
        <w:rPr>
          <w:rtl w:val="0"/>
        </w:rPr>
      </w:r>
    </w:p>
    <w:p w:rsidR="00000000" w:rsidDel="00000000" w:rsidP="00000000" w:rsidRDefault="00000000" w:rsidRPr="00000000" w14:paraId="000005D8">
      <w:pPr>
        <w:rPr>
          <w:color w:val="222222"/>
        </w:rPr>
      </w:pPr>
      <w:r w:rsidDel="00000000" w:rsidR="00000000" w:rsidRPr="00000000">
        <w:rPr>
          <w:rtl w:val="0"/>
        </w:rPr>
      </w:r>
    </w:p>
    <w:p w:rsidR="00000000" w:rsidDel="00000000" w:rsidP="00000000" w:rsidRDefault="00000000" w:rsidRPr="00000000" w14:paraId="000005D9">
      <w:pPr>
        <w:rPr>
          <w:color w:val="222222"/>
        </w:rPr>
      </w:pPr>
      <w:r w:rsidDel="00000000" w:rsidR="00000000" w:rsidRPr="00000000">
        <w:rPr>
          <w:rtl w:val="0"/>
        </w:rPr>
      </w:r>
    </w:p>
    <w:p w:rsidR="00000000" w:rsidDel="00000000" w:rsidP="00000000" w:rsidRDefault="00000000" w:rsidRPr="00000000" w14:paraId="000005DA">
      <w:pPr>
        <w:rPr>
          <w:color w:val="222222"/>
        </w:rPr>
      </w:pPr>
      <w:r w:rsidDel="00000000" w:rsidR="00000000" w:rsidRPr="00000000">
        <w:rPr>
          <w:rtl w:val="0"/>
        </w:rPr>
      </w:r>
    </w:p>
    <w:p w:rsidR="00000000" w:rsidDel="00000000" w:rsidP="00000000" w:rsidRDefault="00000000" w:rsidRPr="00000000" w14:paraId="000005DB">
      <w:pPr>
        <w:rPr>
          <w:color w:val="222222"/>
        </w:rPr>
      </w:pPr>
      <w:r w:rsidDel="00000000" w:rsidR="00000000" w:rsidRPr="00000000">
        <w:rPr>
          <w:b w:val="1"/>
          <w:color w:val="222222"/>
          <w:rtl w:val="0"/>
        </w:rPr>
        <w:t xml:space="preserve">Screenshot</w:t>
      </w:r>
      <w:r w:rsidDel="00000000" w:rsidR="00000000" w:rsidRPr="00000000">
        <w:rPr>
          <w:color w:val="222222"/>
          <w:rtl w:val="0"/>
        </w:rPr>
        <w:t xml:space="preserve">: It displays the bill details of the order with all items he/she has ordered, discount and final bill amount.</w:t>
      </w:r>
      <w:r w:rsidDel="00000000" w:rsidR="00000000" w:rsidRPr="00000000">
        <w:rPr>
          <w:color w:val="222222"/>
        </w:rPr>
        <w:drawing>
          <wp:inline distB="114300" distT="114300" distL="114300" distR="114300">
            <wp:extent cx="5710068" cy="3471863"/>
            <wp:effectExtent b="0" l="0" r="0" t="0"/>
            <wp:docPr id="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10068"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rPr>
          <w:color w:val="222222"/>
        </w:rPr>
      </w:pPr>
      <w:r w:rsidDel="00000000" w:rsidR="00000000" w:rsidRPr="00000000">
        <w:rPr>
          <w:rtl w:val="0"/>
        </w:rPr>
      </w:r>
    </w:p>
    <w:p w:rsidR="00000000" w:rsidDel="00000000" w:rsidP="00000000" w:rsidRDefault="00000000" w:rsidRPr="00000000" w14:paraId="000005DD">
      <w:pPr>
        <w:rPr>
          <w:color w:val="222222"/>
        </w:rPr>
      </w:pPr>
      <w:r w:rsidDel="00000000" w:rsidR="00000000" w:rsidRPr="00000000">
        <w:rPr>
          <w:rtl w:val="0"/>
        </w:rPr>
      </w:r>
    </w:p>
    <w:p w:rsidR="00000000" w:rsidDel="00000000" w:rsidP="00000000" w:rsidRDefault="00000000" w:rsidRPr="00000000" w14:paraId="000005DE">
      <w:pPr>
        <w:rPr>
          <w:color w:val="222222"/>
        </w:rPr>
      </w:pPr>
      <w:r w:rsidDel="00000000" w:rsidR="00000000" w:rsidRPr="00000000">
        <w:rPr>
          <w:rtl w:val="0"/>
        </w:rPr>
      </w:r>
    </w:p>
    <w:p w:rsidR="00000000" w:rsidDel="00000000" w:rsidP="00000000" w:rsidRDefault="00000000" w:rsidRPr="00000000" w14:paraId="000005DF">
      <w:pPr>
        <w:rPr>
          <w:color w:val="222222"/>
        </w:rPr>
      </w:pPr>
      <w:r w:rsidDel="00000000" w:rsidR="00000000" w:rsidRPr="00000000">
        <w:rPr>
          <w:rtl w:val="0"/>
        </w:rPr>
      </w:r>
    </w:p>
    <w:p w:rsidR="00000000" w:rsidDel="00000000" w:rsidP="00000000" w:rsidRDefault="00000000" w:rsidRPr="00000000" w14:paraId="000005E0">
      <w:pPr>
        <w:rPr>
          <w:color w:val="222222"/>
        </w:rPr>
      </w:pPr>
      <w:r w:rsidDel="00000000" w:rsidR="00000000" w:rsidRPr="00000000">
        <w:rPr>
          <w:rtl w:val="0"/>
        </w:rPr>
      </w:r>
    </w:p>
    <w:p w:rsidR="00000000" w:rsidDel="00000000" w:rsidP="00000000" w:rsidRDefault="00000000" w:rsidRPr="00000000" w14:paraId="000005E1">
      <w:pPr>
        <w:rPr>
          <w:color w:val="222222"/>
        </w:rPr>
      </w:pPr>
      <w:r w:rsidDel="00000000" w:rsidR="00000000" w:rsidRPr="00000000">
        <w:rPr>
          <w:rtl w:val="0"/>
        </w:rPr>
      </w:r>
    </w:p>
    <w:p w:rsidR="00000000" w:rsidDel="00000000" w:rsidP="00000000" w:rsidRDefault="00000000" w:rsidRPr="00000000" w14:paraId="000005E2">
      <w:pPr>
        <w:rPr>
          <w:color w:val="222222"/>
        </w:rPr>
      </w:pPr>
      <w:r w:rsidDel="00000000" w:rsidR="00000000" w:rsidRPr="00000000">
        <w:rPr>
          <w:rtl w:val="0"/>
        </w:rPr>
      </w:r>
    </w:p>
    <w:p w:rsidR="00000000" w:rsidDel="00000000" w:rsidP="00000000" w:rsidRDefault="00000000" w:rsidRPr="00000000" w14:paraId="000005E3">
      <w:pPr>
        <w:rPr>
          <w:color w:val="222222"/>
        </w:rPr>
      </w:pPr>
      <w:r w:rsidDel="00000000" w:rsidR="00000000" w:rsidRPr="00000000">
        <w:rPr>
          <w:rtl w:val="0"/>
        </w:rPr>
      </w:r>
    </w:p>
    <w:p w:rsidR="00000000" w:rsidDel="00000000" w:rsidP="00000000" w:rsidRDefault="00000000" w:rsidRPr="00000000" w14:paraId="000005E4">
      <w:pPr>
        <w:rPr>
          <w:color w:val="222222"/>
        </w:rPr>
      </w:pPr>
      <w:r w:rsidDel="00000000" w:rsidR="00000000" w:rsidRPr="00000000">
        <w:rPr>
          <w:rtl w:val="0"/>
        </w:rPr>
      </w:r>
    </w:p>
    <w:p w:rsidR="00000000" w:rsidDel="00000000" w:rsidP="00000000" w:rsidRDefault="00000000" w:rsidRPr="00000000" w14:paraId="000005E5">
      <w:pPr>
        <w:rPr>
          <w:color w:val="222222"/>
        </w:rPr>
      </w:pPr>
      <w:r w:rsidDel="00000000" w:rsidR="00000000" w:rsidRPr="00000000">
        <w:rPr>
          <w:rtl w:val="0"/>
        </w:rPr>
      </w:r>
    </w:p>
    <w:p w:rsidR="00000000" w:rsidDel="00000000" w:rsidP="00000000" w:rsidRDefault="00000000" w:rsidRPr="00000000" w14:paraId="000005E6">
      <w:pPr>
        <w:rPr>
          <w:color w:val="222222"/>
        </w:rPr>
      </w:pPr>
      <w:r w:rsidDel="00000000" w:rsidR="00000000" w:rsidRPr="00000000">
        <w:rPr>
          <w:rtl w:val="0"/>
        </w:rPr>
      </w:r>
    </w:p>
    <w:p w:rsidR="00000000" w:rsidDel="00000000" w:rsidP="00000000" w:rsidRDefault="00000000" w:rsidRPr="00000000" w14:paraId="000005E7">
      <w:pPr>
        <w:rPr>
          <w:color w:val="222222"/>
        </w:rPr>
      </w:pPr>
      <w:r w:rsidDel="00000000" w:rsidR="00000000" w:rsidRPr="00000000">
        <w:rPr>
          <w:rtl w:val="0"/>
        </w:rPr>
      </w:r>
    </w:p>
    <w:p w:rsidR="00000000" w:rsidDel="00000000" w:rsidP="00000000" w:rsidRDefault="00000000" w:rsidRPr="00000000" w14:paraId="000005E8">
      <w:pPr>
        <w:rPr>
          <w:color w:val="222222"/>
        </w:rPr>
      </w:pPr>
      <w:r w:rsidDel="00000000" w:rsidR="00000000" w:rsidRPr="00000000">
        <w:rPr>
          <w:rtl w:val="0"/>
        </w:rPr>
      </w:r>
    </w:p>
    <w:p w:rsidR="00000000" w:rsidDel="00000000" w:rsidP="00000000" w:rsidRDefault="00000000" w:rsidRPr="00000000" w14:paraId="000005E9">
      <w:pPr>
        <w:rPr>
          <w:color w:val="222222"/>
        </w:rPr>
      </w:pPr>
      <w:r w:rsidDel="00000000" w:rsidR="00000000" w:rsidRPr="00000000">
        <w:rPr>
          <w:rtl w:val="0"/>
        </w:rPr>
      </w:r>
    </w:p>
    <w:p w:rsidR="00000000" w:rsidDel="00000000" w:rsidP="00000000" w:rsidRDefault="00000000" w:rsidRPr="00000000" w14:paraId="000005EA">
      <w:pPr>
        <w:rPr>
          <w:color w:val="222222"/>
        </w:rPr>
      </w:pPr>
      <w:r w:rsidDel="00000000" w:rsidR="00000000" w:rsidRPr="00000000">
        <w:rPr>
          <w:rtl w:val="0"/>
        </w:rPr>
      </w:r>
    </w:p>
    <w:p w:rsidR="00000000" w:rsidDel="00000000" w:rsidP="00000000" w:rsidRDefault="00000000" w:rsidRPr="00000000" w14:paraId="000005EB">
      <w:pPr>
        <w:rPr>
          <w:color w:val="222222"/>
        </w:rPr>
      </w:pPr>
      <w:r w:rsidDel="00000000" w:rsidR="00000000" w:rsidRPr="00000000">
        <w:rPr>
          <w:rtl w:val="0"/>
        </w:rPr>
      </w:r>
    </w:p>
    <w:p w:rsidR="00000000" w:rsidDel="00000000" w:rsidP="00000000" w:rsidRDefault="00000000" w:rsidRPr="00000000" w14:paraId="000005EC">
      <w:pPr>
        <w:rPr>
          <w:color w:val="222222"/>
        </w:rPr>
      </w:pPr>
      <w:r w:rsidDel="00000000" w:rsidR="00000000" w:rsidRPr="00000000">
        <w:rPr>
          <w:rtl w:val="0"/>
        </w:rPr>
      </w:r>
    </w:p>
    <w:p w:rsidR="00000000" w:rsidDel="00000000" w:rsidP="00000000" w:rsidRDefault="00000000" w:rsidRPr="00000000" w14:paraId="000005ED">
      <w:pPr>
        <w:rPr>
          <w:color w:val="222222"/>
        </w:rPr>
      </w:pPr>
      <w:r w:rsidDel="00000000" w:rsidR="00000000" w:rsidRPr="00000000">
        <w:rPr>
          <w:rtl w:val="0"/>
        </w:rPr>
      </w:r>
    </w:p>
    <w:p w:rsidR="00000000" w:rsidDel="00000000" w:rsidP="00000000" w:rsidRDefault="00000000" w:rsidRPr="00000000" w14:paraId="000005EE">
      <w:pPr>
        <w:rPr>
          <w:color w:val="222222"/>
        </w:rPr>
      </w:pPr>
      <w:r w:rsidDel="00000000" w:rsidR="00000000" w:rsidRPr="00000000">
        <w:rPr>
          <w:rtl w:val="0"/>
        </w:rPr>
      </w:r>
    </w:p>
    <w:p w:rsidR="00000000" w:rsidDel="00000000" w:rsidP="00000000" w:rsidRDefault="00000000" w:rsidRPr="00000000" w14:paraId="000005EF">
      <w:pPr>
        <w:rPr>
          <w:color w:val="222222"/>
        </w:rPr>
      </w:pPr>
      <w:r w:rsidDel="00000000" w:rsidR="00000000" w:rsidRPr="00000000">
        <w:rPr>
          <w:rtl w:val="0"/>
        </w:rPr>
      </w:r>
    </w:p>
    <w:p w:rsidR="00000000" w:rsidDel="00000000" w:rsidP="00000000" w:rsidRDefault="00000000" w:rsidRPr="00000000" w14:paraId="000005F0">
      <w:pPr>
        <w:rPr>
          <w:color w:val="222222"/>
        </w:rPr>
      </w:pPr>
      <w:r w:rsidDel="00000000" w:rsidR="00000000" w:rsidRPr="00000000">
        <w:rPr>
          <w:rtl w:val="0"/>
        </w:rPr>
      </w:r>
    </w:p>
    <w:p w:rsidR="00000000" w:rsidDel="00000000" w:rsidP="00000000" w:rsidRDefault="00000000" w:rsidRPr="00000000" w14:paraId="000005F1">
      <w:pPr>
        <w:rPr>
          <w:color w:val="222222"/>
        </w:rPr>
      </w:pPr>
      <w:r w:rsidDel="00000000" w:rsidR="00000000" w:rsidRPr="00000000">
        <w:rPr>
          <w:rtl w:val="0"/>
        </w:rPr>
      </w:r>
    </w:p>
    <w:p w:rsidR="00000000" w:rsidDel="00000000" w:rsidP="00000000" w:rsidRDefault="00000000" w:rsidRPr="00000000" w14:paraId="000005F2">
      <w:pPr>
        <w:rPr>
          <w:color w:val="222222"/>
        </w:rPr>
      </w:pPr>
      <w:r w:rsidDel="00000000" w:rsidR="00000000" w:rsidRPr="00000000">
        <w:rPr>
          <w:rtl w:val="0"/>
        </w:rPr>
      </w:r>
    </w:p>
    <w:p w:rsidR="00000000" w:rsidDel="00000000" w:rsidP="00000000" w:rsidRDefault="00000000" w:rsidRPr="00000000" w14:paraId="000005F3">
      <w:pPr>
        <w:rPr>
          <w:color w:val="222222"/>
        </w:rPr>
      </w:pPr>
      <w:r w:rsidDel="00000000" w:rsidR="00000000" w:rsidRPr="00000000">
        <w:rPr>
          <w:rtl w:val="0"/>
        </w:rPr>
      </w:r>
    </w:p>
    <w:p w:rsidR="00000000" w:rsidDel="00000000" w:rsidP="00000000" w:rsidRDefault="00000000" w:rsidRPr="00000000" w14:paraId="000005F4">
      <w:pPr>
        <w:numPr>
          <w:ilvl w:val="0"/>
          <w:numId w:val="1"/>
        </w:numPr>
        <w:ind w:left="1440" w:hanging="360"/>
        <w:rPr>
          <w:color w:val="222222"/>
        </w:rPr>
      </w:pPr>
      <w:r w:rsidDel="00000000" w:rsidR="00000000" w:rsidRPr="00000000">
        <w:rPr>
          <w:b w:val="1"/>
          <w:color w:val="222222"/>
          <w:sz w:val="28"/>
          <w:szCs w:val="28"/>
          <w:rtl w:val="0"/>
        </w:rPr>
        <w:t xml:space="preserve">Feedback:</w:t>
      </w:r>
      <w:r w:rsidDel="00000000" w:rsidR="00000000" w:rsidRPr="00000000">
        <w:rPr>
          <w:color w:val="222222"/>
          <w:sz w:val="28"/>
          <w:szCs w:val="28"/>
          <w:rtl w:val="0"/>
        </w:rPr>
        <w:t xml:space="preserve"> Takes in the feedback given by the customer.</w:t>
      </w:r>
      <w:r w:rsidDel="00000000" w:rsidR="00000000" w:rsidRPr="00000000">
        <w:rPr>
          <w:rtl w:val="0"/>
        </w:rPr>
      </w:r>
    </w:p>
    <w:p w:rsidR="00000000" w:rsidDel="00000000" w:rsidP="00000000" w:rsidRDefault="00000000" w:rsidRPr="00000000" w14:paraId="000005F5">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5F6">
      <w:pPr>
        <w:rPr>
          <w:color w:val="222222"/>
        </w:rPr>
      </w:pPr>
      <w:r w:rsidDel="00000000" w:rsidR="00000000" w:rsidRPr="00000000">
        <w:rPr>
          <w:color w:val="222222"/>
          <w:rtl w:val="0"/>
        </w:rPr>
        <w:t xml:space="preserve">DELIMITER $$</w:t>
      </w:r>
    </w:p>
    <w:p w:rsidR="00000000" w:rsidDel="00000000" w:rsidP="00000000" w:rsidRDefault="00000000" w:rsidRPr="00000000" w14:paraId="000005F7">
      <w:pPr>
        <w:rPr>
          <w:color w:val="222222"/>
        </w:rPr>
      </w:pPr>
      <w:r w:rsidDel="00000000" w:rsidR="00000000" w:rsidRPr="00000000">
        <w:rPr>
          <w:color w:val="222222"/>
          <w:rtl w:val="0"/>
        </w:rPr>
        <w:t xml:space="preserve">CREATE DEFINER=`root`@`localhost` PROCEDURE `feedback1`(IN `order_no` INT(5), `cust_id` INT(5), `rating` INT(11), `comment1` VARCHAR(20))</w:t>
      </w:r>
    </w:p>
    <w:p w:rsidR="00000000" w:rsidDel="00000000" w:rsidP="00000000" w:rsidRDefault="00000000" w:rsidRPr="00000000" w14:paraId="000005F8">
      <w:pPr>
        <w:rPr>
          <w:color w:val="222222"/>
        </w:rPr>
      </w:pPr>
      <w:r w:rsidDel="00000000" w:rsidR="00000000" w:rsidRPr="00000000">
        <w:rPr>
          <w:color w:val="222222"/>
          <w:rtl w:val="0"/>
        </w:rPr>
        <w:t xml:space="preserve">BEGIN</w:t>
      </w:r>
    </w:p>
    <w:p w:rsidR="00000000" w:rsidDel="00000000" w:rsidP="00000000" w:rsidRDefault="00000000" w:rsidRPr="00000000" w14:paraId="000005F9">
      <w:pPr>
        <w:rPr>
          <w:color w:val="222222"/>
        </w:rPr>
      </w:pPr>
      <w:r w:rsidDel="00000000" w:rsidR="00000000" w:rsidRPr="00000000">
        <w:rPr>
          <w:color w:val="222222"/>
          <w:rtl w:val="0"/>
        </w:rPr>
        <w:tab/>
        <w:t xml:space="preserve">INSERT INTO feedback(customer_id,feedback.order_no,feedback.rating,feedback.comment) values(cust_id,order_no,rating, comment1); </w:t>
      </w:r>
    </w:p>
    <w:p w:rsidR="00000000" w:rsidDel="00000000" w:rsidP="00000000" w:rsidRDefault="00000000" w:rsidRPr="00000000" w14:paraId="000005FA">
      <w:pPr>
        <w:rPr>
          <w:color w:val="222222"/>
        </w:rPr>
      </w:pPr>
      <w:r w:rsidDel="00000000" w:rsidR="00000000" w:rsidRPr="00000000">
        <w:rPr>
          <w:color w:val="222222"/>
          <w:rtl w:val="0"/>
        </w:rPr>
        <w:t xml:space="preserve">END$$</w:t>
      </w:r>
    </w:p>
    <w:p w:rsidR="00000000" w:rsidDel="00000000" w:rsidP="00000000" w:rsidRDefault="00000000" w:rsidRPr="00000000" w14:paraId="000005FB">
      <w:pPr>
        <w:rPr>
          <w:color w:val="222222"/>
        </w:rPr>
      </w:pPr>
      <w:r w:rsidDel="00000000" w:rsidR="00000000" w:rsidRPr="00000000">
        <w:rPr>
          <w:color w:val="222222"/>
          <w:rtl w:val="0"/>
        </w:rPr>
        <w:t xml:space="preserve">DELIMITER ;</w:t>
      </w:r>
    </w:p>
    <w:p w:rsidR="00000000" w:rsidDel="00000000" w:rsidP="00000000" w:rsidRDefault="00000000" w:rsidRPr="00000000" w14:paraId="000005FC">
      <w:pPr>
        <w:rPr>
          <w:color w:val="222222"/>
        </w:rPr>
      </w:pPr>
      <w:r w:rsidDel="00000000" w:rsidR="00000000" w:rsidRPr="00000000">
        <w:rPr>
          <w:rtl w:val="0"/>
        </w:rPr>
      </w:r>
    </w:p>
    <w:p w:rsidR="00000000" w:rsidDel="00000000" w:rsidP="00000000" w:rsidRDefault="00000000" w:rsidRPr="00000000" w14:paraId="000005FD">
      <w:pPr>
        <w:rPr>
          <w:color w:val="222222"/>
        </w:rPr>
      </w:pPr>
      <w:r w:rsidDel="00000000" w:rsidR="00000000" w:rsidRPr="00000000">
        <w:rPr>
          <w:rtl w:val="0"/>
        </w:rPr>
      </w:r>
    </w:p>
    <w:p w:rsidR="00000000" w:rsidDel="00000000" w:rsidP="00000000" w:rsidRDefault="00000000" w:rsidRPr="00000000" w14:paraId="000005FE">
      <w:pPr>
        <w:rPr>
          <w:color w:val="222222"/>
        </w:rPr>
      </w:pPr>
      <w:r w:rsidDel="00000000" w:rsidR="00000000" w:rsidRPr="00000000">
        <w:rPr>
          <w:rtl w:val="0"/>
        </w:rPr>
      </w:r>
    </w:p>
    <w:p w:rsidR="00000000" w:rsidDel="00000000" w:rsidP="00000000" w:rsidRDefault="00000000" w:rsidRPr="00000000" w14:paraId="000005FF">
      <w:pPr>
        <w:rPr>
          <w:color w:val="222222"/>
        </w:rPr>
      </w:pPr>
      <w:r w:rsidDel="00000000" w:rsidR="00000000" w:rsidRPr="00000000">
        <w:rPr>
          <w:rtl w:val="0"/>
        </w:rPr>
      </w:r>
    </w:p>
    <w:p w:rsidR="00000000" w:rsidDel="00000000" w:rsidP="00000000" w:rsidRDefault="00000000" w:rsidRPr="00000000" w14:paraId="00000600">
      <w:pPr>
        <w:rPr>
          <w:color w:val="222222"/>
        </w:rPr>
      </w:pPr>
      <w:r w:rsidDel="00000000" w:rsidR="00000000" w:rsidRPr="00000000">
        <w:rPr>
          <w:b w:val="1"/>
          <w:color w:val="222222"/>
          <w:rtl w:val="0"/>
        </w:rPr>
        <w:t xml:space="preserve">Screensho</w:t>
      </w:r>
      <w:r w:rsidDel="00000000" w:rsidR="00000000" w:rsidRPr="00000000">
        <w:rPr>
          <w:color w:val="222222"/>
          <w:rtl w:val="0"/>
        </w:rPr>
        <w:t xml:space="preserve">t: Allows user to file a feedback.</w:t>
      </w:r>
    </w:p>
    <w:p w:rsidR="00000000" w:rsidDel="00000000" w:rsidP="00000000" w:rsidRDefault="00000000" w:rsidRPr="00000000" w14:paraId="00000601">
      <w:pPr>
        <w:rPr>
          <w:color w:val="222222"/>
        </w:rPr>
      </w:pPr>
      <w:r w:rsidDel="00000000" w:rsidR="00000000" w:rsidRPr="00000000">
        <w:rPr>
          <w:rtl w:val="0"/>
        </w:rPr>
      </w:r>
    </w:p>
    <w:p w:rsidR="00000000" w:rsidDel="00000000" w:rsidP="00000000" w:rsidRDefault="00000000" w:rsidRPr="00000000" w14:paraId="00000602">
      <w:pPr>
        <w:rPr>
          <w:color w:val="222222"/>
        </w:rPr>
      </w:pPr>
      <w:r w:rsidDel="00000000" w:rsidR="00000000" w:rsidRPr="00000000">
        <w:rPr>
          <w:color w:val="222222"/>
        </w:rPr>
        <w:drawing>
          <wp:inline distB="114300" distT="114300" distL="114300" distR="114300">
            <wp:extent cx="5324475" cy="200025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324475" cy="2000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03">
      <w:pPr>
        <w:numPr>
          <w:ilvl w:val="0"/>
          <w:numId w:val="1"/>
        </w:numPr>
        <w:ind w:left="1440" w:hanging="360"/>
        <w:rPr>
          <w:color w:val="222222"/>
        </w:rPr>
      </w:pPr>
      <w:r w:rsidDel="00000000" w:rsidR="00000000" w:rsidRPr="00000000">
        <w:rPr>
          <w:b w:val="1"/>
          <w:color w:val="222222"/>
          <w:sz w:val="28"/>
          <w:szCs w:val="28"/>
          <w:rtl w:val="0"/>
        </w:rPr>
        <w:t xml:space="preserve">Complaint:</w:t>
      </w:r>
      <w:r w:rsidDel="00000000" w:rsidR="00000000" w:rsidRPr="00000000">
        <w:rPr>
          <w:color w:val="222222"/>
          <w:sz w:val="28"/>
          <w:szCs w:val="28"/>
          <w:rtl w:val="0"/>
        </w:rPr>
        <w:t xml:space="preserve"> Inserts the complaint type and other details of complaint filed by the customer.</w:t>
      </w:r>
      <w:r w:rsidDel="00000000" w:rsidR="00000000" w:rsidRPr="00000000">
        <w:rPr>
          <w:rtl w:val="0"/>
        </w:rPr>
      </w:r>
    </w:p>
    <w:p w:rsidR="00000000" w:rsidDel="00000000" w:rsidP="00000000" w:rsidRDefault="00000000" w:rsidRPr="00000000" w14:paraId="00000604">
      <w:pPr>
        <w:ind w:left="0" w:firstLine="0"/>
        <w:rPr>
          <w:color w:val="222222"/>
        </w:rPr>
      </w:pPr>
      <w:r w:rsidDel="00000000" w:rsidR="00000000" w:rsidRPr="00000000">
        <w:rPr>
          <w:rtl w:val="0"/>
        </w:rPr>
      </w:r>
    </w:p>
    <w:p w:rsidR="00000000" w:rsidDel="00000000" w:rsidP="00000000" w:rsidRDefault="00000000" w:rsidRPr="00000000" w14:paraId="00000605">
      <w:pPr>
        <w:ind w:left="0" w:firstLine="0"/>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606">
      <w:pPr>
        <w:ind w:left="0" w:firstLine="0"/>
        <w:rPr>
          <w:color w:val="222222"/>
        </w:rPr>
      </w:pPr>
      <w:r w:rsidDel="00000000" w:rsidR="00000000" w:rsidRPr="00000000">
        <w:rPr>
          <w:color w:val="222222"/>
          <w:rtl w:val="0"/>
        </w:rPr>
        <w:t xml:space="preserve">DELIMITER $$</w:t>
      </w:r>
    </w:p>
    <w:p w:rsidR="00000000" w:rsidDel="00000000" w:rsidP="00000000" w:rsidRDefault="00000000" w:rsidRPr="00000000" w14:paraId="00000607">
      <w:pPr>
        <w:ind w:left="0" w:firstLine="0"/>
        <w:rPr>
          <w:color w:val="222222"/>
        </w:rPr>
      </w:pPr>
      <w:r w:rsidDel="00000000" w:rsidR="00000000" w:rsidRPr="00000000">
        <w:rPr>
          <w:color w:val="222222"/>
          <w:rtl w:val="0"/>
        </w:rPr>
        <w:t xml:space="preserve">CREATE DEFINER=`root`@`localhost` PROCEDURE `complaint`(IN `order_no` INT, `cust_id` INT, `complaint_type` VARCHAR(50), `complaint_date` DATE)</w:t>
      </w:r>
    </w:p>
    <w:p w:rsidR="00000000" w:rsidDel="00000000" w:rsidP="00000000" w:rsidRDefault="00000000" w:rsidRPr="00000000" w14:paraId="00000608">
      <w:pPr>
        <w:ind w:left="0" w:firstLine="0"/>
        <w:rPr>
          <w:color w:val="222222"/>
        </w:rPr>
      </w:pPr>
      <w:r w:rsidDel="00000000" w:rsidR="00000000" w:rsidRPr="00000000">
        <w:rPr>
          <w:color w:val="222222"/>
          <w:rtl w:val="0"/>
        </w:rPr>
        <w:t xml:space="preserve">BEGIN</w:t>
      </w:r>
    </w:p>
    <w:p w:rsidR="00000000" w:rsidDel="00000000" w:rsidP="00000000" w:rsidRDefault="00000000" w:rsidRPr="00000000" w14:paraId="00000609">
      <w:pPr>
        <w:ind w:left="0" w:firstLine="0"/>
        <w:rPr>
          <w:color w:val="222222"/>
        </w:rPr>
      </w:pPr>
      <w:r w:rsidDel="00000000" w:rsidR="00000000" w:rsidRPr="00000000">
        <w:rPr>
          <w:color w:val="222222"/>
          <w:rtl w:val="0"/>
        </w:rPr>
        <w:tab/>
        <w:t xml:space="preserve">INSERT INTO complaint(customer_id,order_no,complaint_type,complaint_date) values(cust_id,order_no,complaint_type,complaint_date); </w:t>
      </w:r>
    </w:p>
    <w:p w:rsidR="00000000" w:rsidDel="00000000" w:rsidP="00000000" w:rsidRDefault="00000000" w:rsidRPr="00000000" w14:paraId="0000060A">
      <w:pPr>
        <w:ind w:left="0" w:firstLine="0"/>
        <w:rPr>
          <w:color w:val="222222"/>
        </w:rPr>
      </w:pPr>
      <w:r w:rsidDel="00000000" w:rsidR="00000000" w:rsidRPr="00000000">
        <w:rPr>
          <w:color w:val="222222"/>
          <w:rtl w:val="0"/>
        </w:rPr>
        <w:t xml:space="preserve">END$$</w:t>
      </w:r>
    </w:p>
    <w:p w:rsidR="00000000" w:rsidDel="00000000" w:rsidP="00000000" w:rsidRDefault="00000000" w:rsidRPr="00000000" w14:paraId="0000060B">
      <w:pPr>
        <w:ind w:left="0" w:firstLine="0"/>
        <w:rPr>
          <w:color w:val="222222"/>
        </w:rPr>
      </w:pPr>
      <w:r w:rsidDel="00000000" w:rsidR="00000000" w:rsidRPr="00000000">
        <w:rPr>
          <w:color w:val="222222"/>
          <w:rtl w:val="0"/>
        </w:rPr>
        <w:t xml:space="preserve">DELIMITER ;</w:t>
      </w:r>
    </w:p>
    <w:p w:rsidR="00000000" w:rsidDel="00000000" w:rsidP="00000000" w:rsidRDefault="00000000" w:rsidRPr="00000000" w14:paraId="0000060C">
      <w:pPr>
        <w:ind w:left="0" w:firstLine="0"/>
        <w:rPr>
          <w:color w:val="222222"/>
        </w:rPr>
      </w:pPr>
      <w:r w:rsidDel="00000000" w:rsidR="00000000" w:rsidRPr="00000000">
        <w:rPr>
          <w:rtl w:val="0"/>
        </w:rPr>
      </w:r>
    </w:p>
    <w:p w:rsidR="00000000" w:rsidDel="00000000" w:rsidP="00000000" w:rsidRDefault="00000000" w:rsidRPr="00000000" w14:paraId="0000060D">
      <w:pPr>
        <w:rPr>
          <w:color w:val="222222"/>
        </w:rPr>
      </w:pPr>
      <w:r w:rsidDel="00000000" w:rsidR="00000000" w:rsidRPr="00000000">
        <w:rPr>
          <w:b w:val="1"/>
          <w:color w:val="222222"/>
          <w:rtl w:val="0"/>
        </w:rPr>
        <w:t xml:space="preserve">Screenshot</w:t>
      </w:r>
      <w:r w:rsidDel="00000000" w:rsidR="00000000" w:rsidRPr="00000000">
        <w:rPr>
          <w:color w:val="222222"/>
          <w:rtl w:val="0"/>
        </w:rPr>
        <w:t xml:space="preserve">: Allows user to file a complaint.</w:t>
      </w:r>
    </w:p>
    <w:p w:rsidR="00000000" w:rsidDel="00000000" w:rsidP="00000000" w:rsidRDefault="00000000" w:rsidRPr="00000000" w14:paraId="0000060E">
      <w:pPr>
        <w:ind w:left="0" w:firstLine="0"/>
        <w:rPr>
          <w:color w:val="222222"/>
        </w:rPr>
      </w:pPr>
      <w:r w:rsidDel="00000000" w:rsidR="00000000" w:rsidRPr="00000000">
        <w:rPr>
          <w:rtl w:val="0"/>
        </w:rPr>
      </w:r>
    </w:p>
    <w:p w:rsidR="00000000" w:rsidDel="00000000" w:rsidP="00000000" w:rsidRDefault="00000000" w:rsidRPr="00000000" w14:paraId="0000060F">
      <w:pPr>
        <w:ind w:left="0" w:firstLine="0"/>
        <w:rPr>
          <w:color w:val="222222"/>
        </w:rPr>
      </w:pPr>
      <w:r w:rsidDel="00000000" w:rsidR="00000000" w:rsidRPr="00000000">
        <w:rPr>
          <w:color w:val="222222"/>
        </w:rPr>
        <w:drawing>
          <wp:inline distB="114300" distT="114300" distL="114300" distR="114300">
            <wp:extent cx="4333875" cy="1343025"/>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3338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ind w:left="0" w:firstLine="0"/>
        <w:rPr>
          <w:color w:val="222222"/>
        </w:rPr>
      </w:pPr>
      <w:r w:rsidDel="00000000" w:rsidR="00000000" w:rsidRPr="00000000">
        <w:rPr>
          <w:rtl w:val="0"/>
        </w:rPr>
      </w:r>
    </w:p>
    <w:p w:rsidR="00000000" w:rsidDel="00000000" w:rsidP="00000000" w:rsidRDefault="00000000" w:rsidRPr="00000000" w14:paraId="00000611">
      <w:pPr>
        <w:ind w:left="0" w:firstLine="0"/>
        <w:rPr>
          <w:color w:val="222222"/>
        </w:rPr>
      </w:pPr>
      <w:r w:rsidDel="00000000" w:rsidR="00000000" w:rsidRPr="00000000">
        <w:rPr>
          <w:rtl w:val="0"/>
        </w:rPr>
      </w:r>
    </w:p>
    <w:p w:rsidR="00000000" w:rsidDel="00000000" w:rsidP="00000000" w:rsidRDefault="00000000" w:rsidRPr="00000000" w14:paraId="00000612">
      <w:pPr>
        <w:ind w:left="0" w:firstLine="0"/>
        <w:rPr>
          <w:color w:val="222222"/>
        </w:rPr>
      </w:pPr>
      <w:r w:rsidDel="00000000" w:rsidR="00000000" w:rsidRPr="00000000">
        <w:rPr>
          <w:rtl w:val="0"/>
        </w:rPr>
      </w:r>
    </w:p>
    <w:p w:rsidR="00000000" w:rsidDel="00000000" w:rsidP="00000000" w:rsidRDefault="00000000" w:rsidRPr="00000000" w14:paraId="00000613">
      <w:pPr>
        <w:ind w:left="0" w:firstLine="0"/>
        <w:rPr>
          <w:color w:val="222222"/>
        </w:rPr>
      </w:pPr>
      <w:r w:rsidDel="00000000" w:rsidR="00000000" w:rsidRPr="00000000">
        <w:rPr>
          <w:rtl w:val="0"/>
        </w:rPr>
      </w:r>
    </w:p>
    <w:p w:rsidR="00000000" w:rsidDel="00000000" w:rsidP="00000000" w:rsidRDefault="00000000" w:rsidRPr="00000000" w14:paraId="00000614">
      <w:pPr>
        <w:ind w:left="0" w:firstLine="0"/>
        <w:rPr>
          <w:color w:val="222222"/>
        </w:rPr>
      </w:pPr>
      <w:r w:rsidDel="00000000" w:rsidR="00000000" w:rsidRPr="00000000">
        <w:rPr>
          <w:rtl w:val="0"/>
        </w:rPr>
      </w:r>
    </w:p>
    <w:p w:rsidR="00000000" w:rsidDel="00000000" w:rsidP="00000000" w:rsidRDefault="00000000" w:rsidRPr="00000000" w14:paraId="00000615">
      <w:pPr>
        <w:ind w:left="0" w:firstLine="0"/>
        <w:rPr>
          <w:color w:val="222222"/>
        </w:rPr>
      </w:pPr>
      <w:r w:rsidDel="00000000" w:rsidR="00000000" w:rsidRPr="00000000">
        <w:rPr>
          <w:rtl w:val="0"/>
        </w:rPr>
      </w:r>
    </w:p>
    <w:p w:rsidR="00000000" w:rsidDel="00000000" w:rsidP="00000000" w:rsidRDefault="00000000" w:rsidRPr="00000000" w14:paraId="00000616">
      <w:pPr>
        <w:ind w:left="0" w:firstLine="0"/>
        <w:rPr>
          <w:color w:val="222222"/>
        </w:rPr>
      </w:pPr>
      <w:r w:rsidDel="00000000" w:rsidR="00000000" w:rsidRPr="00000000">
        <w:rPr>
          <w:rtl w:val="0"/>
        </w:rPr>
      </w:r>
    </w:p>
    <w:p w:rsidR="00000000" w:rsidDel="00000000" w:rsidP="00000000" w:rsidRDefault="00000000" w:rsidRPr="00000000" w14:paraId="00000617">
      <w:pPr>
        <w:ind w:left="0" w:firstLine="0"/>
        <w:rPr>
          <w:color w:val="222222"/>
        </w:rPr>
      </w:pPr>
      <w:r w:rsidDel="00000000" w:rsidR="00000000" w:rsidRPr="00000000">
        <w:rPr>
          <w:rtl w:val="0"/>
        </w:rPr>
      </w:r>
    </w:p>
    <w:p w:rsidR="00000000" w:rsidDel="00000000" w:rsidP="00000000" w:rsidRDefault="00000000" w:rsidRPr="00000000" w14:paraId="00000618">
      <w:pPr>
        <w:ind w:left="0" w:firstLine="0"/>
        <w:rPr>
          <w:color w:val="222222"/>
        </w:rPr>
      </w:pPr>
      <w:r w:rsidDel="00000000" w:rsidR="00000000" w:rsidRPr="00000000">
        <w:rPr>
          <w:rtl w:val="0"/>
        </w:rPr>
      </w:r>
    </w:p>
    <w:p w:rsidR="00000000" w:rsidDel="00000000" w:rsidP="00000000" w:rsidRDefault="00000000" w:rsidRPr="00000000" w14:paraId="00000619">
      <w:pPr>
        <w:ind w:left="0" w:firstLine="0"/>
        <w:rPr>
          <w:color w:val="222222"/>
        </w:rPr>
      </w:pPr>
      <w:r w:rsidDel="00000000" w:rsidR="00000000" w:rsidRPr="00000000">
        <w:rPr>
          <w:rtl w:val="0"/>
        </w:rPr>
      </w:r>
    </w:p>
    <w:p w:rsidR="00000000" w:rsidDel="00000000" w:rsidP="00000000" w:rsidRDefault="00000000" w:rsidRPr="00000000" w14:paraId="0000061A">
      <w:pPr>
        <w:ind w:left="0" w:firstLine="0"/>
        <w:rPr>
          <w:color w:val="222222"/>
        </w:rPr>
      </w:pPr>
      <w:r w:rsidDel="00000000" w:rsidR="00000000" w:rsidRPr="00000000">
        <w:rPr>
          <w:rtl w:val="0"/>
        </w:rPr>
      </w:r>
    </w:p>
    <w:p w:rsidR="00000000" w:rsidDel="00000000" w:rsidP="00000000" w:rsidRDefault="00000000" w:rsidRPr="00000000" w14:paraId="0000061B">
      <w:pPr>
        <w:ind w:left="0" w:firstLine="0"/>
        <w:rPr>
          <w:color w:val="222222"/>
        </w:rPr>
      </w:pPr>
      <w:r w:rsidDel="00000000" w:rsidR="00000000" w:rsidRPr="00000000">
        <w:rPr>
          <w:rtl w:val="0"/>
        </w:rPr>
      </w:r>
    </w:p>
    <w:p w:rsidR="00000000" w:rsidDel="00000000" w:rsidP="00000000" w:rsidRDefault="00000000" w:rsidRPr="00000000" w14:paraId="0000061C">
      <w:pPr>
        <w:ind w:left="0" w:firstLine="0"/>
        <w:rPr>
          <w:color w:val="222222"/>
        </w:rPr>
      </w:pPr>
      <w:r w:rsidDel="00000000" w:rsidR="00000000" w:rsidRPr="00000000">
        <w:rPr>
          <w:rtl w:val="0"/>
        </w:rPr>
      </w:r>
    </w:p>
    <w:p w:rsidR="00000000" w:rsidDel="00000000" w:rsidP="00000000" w:rsidRDefault="00000000" w:rsidRPr="00000000" w14:paraId="0000061D">
      <w:pPr>
        <w:ind w:left="0" w:firstLine="0"/>
        <w:rPr>
          <w:color w:val="222222"/>
        </w:rPr>
      </w:pPr>
      <w:r w:rsidDel="00000000" w:rsidR="00000000" w:rsidRPr="00000000">
        <w:rPr>
          <w:rtl w:val="0"/>
        </w:rPr>
      </w:r>
    </w:p>
    <w:p w:rsidR="00000000" w:rsidDel="00000000" w:rsidP="00000000" w:rsidRDefault="00000000" w:rsidRPr="00000000" w14:paraId="0000061E">
      <w:pPr>
        <w:ind w:left="0" w:firstLine="0"/>
        <w:rPr>
          <w:color w:val="222222"/>
        </w:rPr>
      </w:pPr>
      <w:r w:rsidDel="00000000" w:rsidR="00000000" w:rsidRPr="00000000">
        <w:rPr>
          <w:rtl w:val="0"/>
        </w:rPr>
      </w:r>
    </w:p>
    <w:p w:rsidR="00000000" w:rsidDel="00000000" w:rsidP="00000000" w:rsidRDefault="00000000" w:rsidRPr="00000000" w14:paraId="0000061F">
      <w:pPr>
        <w:ind w:left="0" w:firstLine="0"/>
        <w:rPr>
          <w:color w:val="222222"/>
        </w:rPr>
      </w:pPr>
      <w:r w:rsidDel="00000000" w:rsidR="00000000" w:rsidRPr="00000000">
        <w:rPr>
          <w:rtl w:val="0"/>
        </w:rPr>
      </w:r>
    </w:p>
    <w:p w:rsidR="00000000" w:rsidDel="00000000" w:rsidP="00000000" w:rsidRDefault="00000000" w:rsidRPr="00000000" w14:paraId="00000620">
      <w:pPr>
        <w:ind w:left="0" w:firstLine="0"/>
        <w:rPr>
          <w:color w:val="222222"/>
          <w:sz w:val="28"/>
          <w:szCs w:val="28"/>
        </w:rPr>
      </w:pPr>
      <w:r w:rsidDel="00000000" w:rsidR="00000000" w:rsidRPr="00000000">
        <w:rPr>
          <w:b w:val="1"/>
          <w:color w:val="222222"/>
          <w:sz w:val="28"/>
          <w:szCs w:val="28"/>
          <w:rtl w:val="0"/>
        </w:rPr>
        <w:t xml:space="preserve">19. Premium Wallet</w:t>
      </w:r>
      <w:r w:rsidDel="00000000" w:rsidR="00000000" w:rsidRPr="00000000">
        <w:rPr>
          <w:color w:val="222222"/>
          <w:rtl w:val="0"/>
        </w:rPr>
        <w:t xml:space="preserve">: </w:t>
      </w:r>
      <w:r w:rsidDel="00000000" w:rsidR="00000000" w:rsidRPr="00000000">
        <w:rPr>
          <w:color w:val="222222"/>
          <w:sz w:val="28"/>
          <w:szCs w:val="28"/>
          <w:rtl w:val="0"/>
        </w:rPr>
        <w:t xml:space="preserve">This procedure checks if the registered customer is a premium member or not. If the customer is a premium member then an amount of 500 rupees will be deducted from the existing wallet balance.</w:t>
      </w:r>
    </w:p>
    <w:p w:rsidR="00000000" w:rsidDel="00000000" w:rsidP="00000000" w:rsidRDefault="00000000" w:rsidRPr="00000000" w14:paraId="00000621">
      <w:pPr>
        <w:ind w:left="0" w:firstLine="0"/>
        <w:rPr>
          <w:color w:val="222222"/>
        </w:rPr>
      </w:pPr>
      <w:r w:rsidDel="00000000" w:rsidR="00000000" w:rsidRPr="00000000">
        <w:rPr>
          <w:rtl w:val="0"/>
        </w:rPr>
      </w:r>
    </w:p>
    <w:p w:rsidR="00000000" w:rsidDel="00000000" w:rsidP="00000000" w:rsidRDefault="00000000" w:rsidRPr="00000000" w14:paraId="00000622">
      <w:pPr>
        <w:ind w:left="0" w:firstLine="0"/>
        <w:rPr>
          <w:color w:val="222222"/>
        </w:rPr>
      </w:pPr>
      <w:r w:rsidDel="00000000" w:rsidR="00000000" w:rsidRPr="00000000">
        <w:rPr>
          <w:rtl w:val="0"/>
        </w:rPr>
      </w:r>
    </w:p>
    <w:p w:rsidR="00000000" w:rsidDel="00000000" w:rsidP="00000000" w:rsidRDefault="00000000" w:rsidRPr="00000000" w14:paraId="00000623">
      <w:pPr>
        <w:ind w:left="0" w:firstLine="0"/>
        <w:rPr>
          <w:color w:val="222222"/>
        </w:rPr>
      </w:pPr>
      <w:r w:rsidDel="00000000" w:rsidR="00000000" w:rsidRPr="00000000">
        <w:rPr>
          <w:color w:val="222222"/>
          <w:rtl w:val="0"/>
        </w:rPr>
        <w:t xml:space="preserve">Code:</w:t>
      </w:r>
    </w:p>
    <w:p w:rsidR="00000000" w:rsidDel="00000000" w:rsidP="00000000" w:rsidRDefault="00000000" w:rsidRPr="00000000" w14:paraId="00000624">
      <w:pPr>
        <w:ind w:left="0" w:firstLine="0"/>
        <w:rPr>
          <w:color w:val="222222"/>
        </w:rPr>
      </w:pPr>
      <w:r w:rsidDel="00000000" w:rsidR="00000000" w:rsidRPr="00000000">
        <w:rPr>
          <w:color w:val="222222"/>
          <w:rtl w:val="0"/>
        </w:rPr>
        <w:t xml:space="preserve">DELIMITER $$</w:t>
      </w:r>
    </w:p>
    <w:p w:rsidR="00000000" w:rsidDel="00000000" w:rsidP="00000000" w:rsidRDefault="00000000" w:rsidRPr="00000000" w14:paraId="00000625">
      <w:pPr>
        <w:ind w:left="0" w:firstLine="0"/>
        <w:rPr>
          <w:color w:val="222222"/>
        </w:rPr>
      </w:pPr>
      <w:r w:rsidDel="00000000" w:rsidR="00000000" w:rsidRPr="00000000">
        <w:rPr>
          <w:color w:val="222222"/>
          <w:rtl w:val="0"/>
        </w:rPr>
        <w:t xml:space="preserve">CREATE DEFINER=`root`@`localhost` PROCEDURE `premium_wallet`(IN `premium` CHAR(1), IN `username` VARCHAR(50))</w:t>
      </w:r>
    </w:p>
    <w:p w:rsidR="00000000" w:rsidDel="00000000" w:rsidP="00000000" w:rsidRDefault="00000000" w:rsidRPr="00000000" w14:paraId="00000626">
      <w:pPr>
        <w:ind w:left="0" w:firstLine="0"/>
        <w:rPr>
          <w:color w:val="222222"/>
        </w:rPr>
      </w:pPr>
      <w:r w:rsidDel="00000000" w:rsidR="00000000" w:rsidRPr="00000000">
        <w:rPr>
          <w:color w:val="222222"/>
          <w:rtl w:val="0"/>
        </w:rPr>
        <w:t xml:space="preserve">BEGIN</w:t>
      </w:r>
    </w:p>
    <w:p w:rsidR="00000000" w:rsidDel="00000000" w:rsidP="00000000" w:rsidRDefault="00000000" w:rsidRPr="00000000" w14:paraId="00000627">
      <w:pPr>
        <w:ind w:left="0" w:firstLine="0"/>
        <w:rPr>
          <w:color w:val="222222"/>
        </w:rPr>
      </w:pPr>
      <w:r w:rsidDel="00000000" w:rsidR="00000000" w:rsidRPr="00000000">
        <w:rPr>
          <w:color w:val="222222"/>
          <w:rtl w:val="0"/>
        </w:rPr>
        <w:tab/>
        <w:t xml:space="preserve">DECLARE account_id int(5);</w:t>
      </w:r>
    </w:p>
    <w:p w:rsidR="00000000" w:rsidDel="00000000" w:rsidP="00000000" w:rsidRDefault="00000000" w:rsidRPr="00000000" w14:paraId="00000628">
      <w:pPr>
        <w:ind w:left="0" w:firstLine="0"/>
        <w:rPr>
          <w:color w:val="222222"/>
        </w:rPr>
      </w:pPr>
      <w:r w:rsidDel="00000000" w:rsidR="00000000" w:rsidRPr="00000000">
        <w:rPr>
          <w:color w:val="222222"/>
          <w:rtl w:val="0"/>
        </w:rPr>
        <w:tab/>
        <w:t xml:space="preserve">DECLARE wallet_id1 int(5);</w:t>
      </w:r>
    </w:p>
    <w:p w:rsidR="00000000" w:rsidDel="00000000" w:rsidP="00000000" w:rsidRDefault="00000000" w:rsidRPr="00000000" w14:paraId="00000629">
      <w:pPr>
        <w:ind w:left="0" w:firstLine="0"/>
        <w:rPr>
          <w:color w:val="222222"/>
        </w:rPr>
      </w:pPr>
      <w:r w:rsidDel="00000000" w:rsidR="00000000" w:rsidRPr="00000000">
        <w:rPr>
          <w:color w:val="222222"/>
          <w:rtl w:val="0"/>
        </w:rPr>
        <w:tab/>
        <w:t xml:space="preserve">DECLARE premium_stat char(1);</w:t>
      </w:r>
    </w:p>
    <w:p w:rsidR="00000000" w:rsidDel="00000000" w:rsidP="00000000" w:rsidRDefault="00000000" w:rsidRPr="00000000" w14:paraId="0000062A">
      <w:pPr>
        <w:ind w:left="0" w:firstLine="0"/>
        <w:rPr>
          <w:color w:val="222222"/>
        </w:rPr>
      </w:pPr>
      <w:r w:rsidDel="00000000" w:rsidR="00000000" w:rsidRPr="00000000">
        <w:rPr>
          <w:color w:val="222222"/>
          <w:rtl w:val="0"/>
        </w:rPr>
        <w:t xml:space="preserve">    DECLARE c_id int(5);</w:t>
      </w:r>
    </w:p>
    <w:p w:rsidR="00000000" w:rsidDel="00000000" w:rsidP="00000000" w:rsidRDefault="00000000" w:rsidRPr="00000000" w14:paraId="0000062B">
      <w:pPr>
        <w:ind w:left="0" w:firstLine="0"/>
        <w:rPr>
          <w:color w:val="222222"/>
        </w:rPr>
      </w:pPr>
      <w:r w:rsidDel="00000000" w:rsidR="00000000" w:rsidRPr="00000000">
        <w:rPr>
          <w:color w:val="222222"/>
          <w:rtl w:val="0"/>
        </w:rPr>
        <w:tab/>
      </w:r>
    </w:p>
    <w:p w:rsidR="00000000" w:rsidDel="00000000" w:rsidP="00000000" w:rsidRDefault="00000000" w:rsidRPr="00000000" w14:paraId="0000062C">
      <w:pPr>
        <w:ind w:left="0" w:firstLine="0"/>
        <w:rPr>
          <w:color w:val="222222"/>
        </w:rPr>
      </w:pPr>
      <w:r w:rsidDel="00000000" w:rsidR="00000000" w:rsidRPr="00000000">
        <w:rPr>
          <w:color w:val="222222"/>
          <w:rtl w:val="0"/>
        </w:rPr>
        <w:t xml:space="preserve">    SET c_id = (SELECT customer_id from customer where customer.email=username);</w:t>
      </w:r>
    </w:p>
    <w:p w:rsidR="00000000" w:rsidDel="00000000" w:rsidP="00000000" w:rsidRDefault="00000000" w:rsidRPr="00000000" w14:paraId="0000062D">
      <w:pPr>
        <w:ind w:left="0" w:firstLine="0"/>
        <w:rPr>
          <w:color w:val="222222"/>
        </w:rPr>
      </w:pPr>
      <w:r w:rsidDel="00000000" w:rsidR="00000000" w:rsidRPr="00000000">
        <w:rPr>
          <w:color w:val="222222"/>
          <w:rtl w:val="0"/>
        </w:rPr>
        <w:t xml:space="preserve">    </w:t>
      </w:r>
    </w:p>
    <w:p w:rsidR="00000000" w:rsidDel="00000000" w:rsidP="00000000" w:rsidRDefault="00000000" w:rsidRPr="00000000" w14:paraId="0000062E">
      <w:pPr>
        <w:ind w:left="0" w:firstLine="0"/>
        <w:rPr>
          <w:color w:val="222222"/>
        </w:rPr>
      </w:pPr>
      <w:r w:rsidDel="00000000" w:rsidR="00000000" w:rsidRPr="00000000">
        <w:rPr>
          <w:color w:val="222222"/>
          <w:rtl w:val="0"/>
        </w:rPr>
        <w:tab/>
        <w:t xml:space="preserve">SET wallet_id1 =(SELECT wallet.wallet_id FROM wallet WHERE wallet.customer_id=c_id limit 1);</w:t>
      </w:r>
    </w:p>
    <w:p w:rsidR="00000000" w:rsidDel="00000000" w:rsidP="00000000" w:rsidRDefault="00000000" w:rsidRPr="00000000" w14:paraId="0000062F">
      <w:pPr>
        <w:ind w:left="0" w:firstLine="0"/>
        <w:rPr>
          <w:color w:val="222222"/>
        </w:rPr>
      </w:pPr>
      <w:r w:rsidDel="00000000" w:rsidR="00000000" w:rsidRPr="00000000">
        <w:rPr>
          <w:color w:val="222222"/>
          <w:rtl w:val="0"/>
        </w:rPr>
        <w:t xml:space="preserve">  </w:t>
      </w:r>
    </w:p>
    <w:p w:rsidR="00000000" w:rsidDel="00000000" w:rsidP="00000000" w:rsidRDefault="00000000" w:rsidRPr="00000000" w14:paraId="00000630">
      <w:pPr>
        <w:ind w:left="0" w:firstLine="0"/>
        <w:rPr>
          <w:color w:val="222222"/>
        </w:rPr>
      </w:pPr>
      <w:r w:rsidDel="00000000" w:rsidR="00000000" w:rsidRPr="00000000">
        <w:rPr>
          <w:color w:val="222222"/>
          <w:rtl w:val="0"/>
        </w:rPr>
        <w:tab/>
      </w:r>
    </w:p>
    <w:p w:rsidR="00000000" w:rsidDel="00000000" w:rsidP="00000000" w:rsidRDefault="00000000" w:rsidRPr="00000000" w14:paraId="00000631">
      <w:pPr>
        <w:ind w:left="0" w:firstLine="0"/>
        <w:rPr>
          <w:color w:val="222222"/>
        </w:rPr>
      </w:pPr>
      <w:r w:rsidDel="00000000" w:rsidR="00000000" w:rsidRPr="00000000">
        <w:rPr>
          <w:color w:val="222222"/>
          <w:rtl w:val="0"/>
        </w:rPr>
        <w:tab/>
        <w:t xml:space="preserve">IF premium_stat='y' THEN</w:t>
      </w:r>
    </w:p>
    <w:p w:rsidR="00000000" w:rsidDel="00000000" w:rsidP="00000000" w:rsidRDefault="00000000" w:rsidRPr="00000000" w14:paraId="00000632">
      <w:pPr>
        <w:ind w:left="0" w:firstLine="0"/>
        <w:rPr>
          <w:color w:val="222222"/>
        </w:rPr>
      </w:pPr>
      <w:r w:rsidDel="00000000" w:rsidR="00000000" w:rsidRPr="00000000">
        <w:rPr>
          <w:color w:val="222222"/>
          <w:rtl w:val="0"/>
        </w:rPr>
        <w:tab/>
        <w:tab/>
        <w:t xml:space="preserve">update wallet set wallet.wallet_balance=wallet.wallet_balance-500 where wallet.wallet_id=wallet_id1;</w:t>
      </w:r>
    </w:p>
    <w:p w:rsidR="00000000" w:rsidDel="00000000" w:rsidP="00000000" w:rsidRDefault="00000000" w:rsidRPr="00000000" w14:paraId="00000633">
      <w:pPr>
        <w:ind w:left="0" w:firstLine="0"/>
        <w:rPr>
          <w:color w:val="222222"/>
        </w:rPr>
      </w:pPr>
      <w:r w:rsidDel="00000000" w:rsidR="00000000" w:rsidRPr="00000000">
        <w:rPr>
          <w:color w:val="222222"/>
          <w:rtl w:val="0"/>
        </w:rPr>
        <w:tab/>
        <w:t xml:space="preserve">END IF;</w:t>
      </w:r>
    </w:p>
    <w:p w:rsidR="00000000" w:rsidDel="00000000" w:rsidP="00000000" w:rsidRDefault="00000000" w:rsidRPr="00000000" w14:paraId="00000634">
      <w:pPr>
        <w:ind w:left="0" w:firstLine="0"/>
        <w:rPr>
          <w:color w:val="222222"/>
        </w:rPr>
      </w:pPr>
      <w:r w:rsidDel="00000000" w:rsidR="00000000" w:rsidRPr="00000000">
        <w:rPr>
          <w:color w:val="222222"/>
          <w:rtl w:val="0"/>
        </w:rPr>
        <w:t xml:space="preserve">    </w:t>
      </w:r>
    </w:p>
    <w:p w:rsidR="00000000" w:rsidDel="00000000" w:rsidP="00000000" w:rsidRDefault="00000000" w:rsidRPr="00000000" w14:paraId="00000635">
      <w:pPr>
        <w:ind w:left="0" w:firstLine="0"/>
        <w:rPr>
          <w:color w:val="222222"/>
        </w:rPr>
      </w:pPr>
      <w:r w:rsidDel="00000000" w:rsidR="00000000" w:rsidRPr="00000000">
        <w:rPr>
          <w:color w:val="222222"/>
          <w:rtl w:val="0"/>
        </w:rPr>
        <w:t xml:space="preserve">END$$</w:t>
      </w:r>
    </w:p>
    <w:p w:rsidR="00000000" w:rsidDel="00000000" w:rsidP="00000000" w:rsidRDefault="00000000" w:rsidRPr="00000000" w14:paraId="00000636">
      <w:pPr>
        <w:ind w:left="0" w:firstLine="0"/>
        <w:rPr>
          <w:color w:val="222222"/>
        </w:rPr>
      </w:pPr>
      <w:r w:rsidDel="00000000" w:rsidR="00000000" w:rsidRPr="00000000">
        <w:rPr>
          <w:color w:val="222222"/>
          <w:rtl w:val="0"/>
        </w:rPr>
        <w:t xml:space="preserve">DELIMITER ;</w:t>
      </w:r>
    </w:p>
    <w:p w:rsidR="00000000" w:rsidDel="00000000" w:rsidP="00000000" w:rsidRDefault="00000000" w:rsidRPr="00000000" w14:paraId="00000637">
      <w:pPr>
        <w:ind w:left="0" w:firstLine="0"/>
        <w:rPr>
          <w:color w:val="222222"/>
        </w:rPr>
      </w:pPr>
      <w:r w:rsidDel="00000000" w:rsidR="00000000" w:rsidRPr="00000000">
        <w:rPr>
          <w:rtl w:val="0"/>
        </w:rPr>
      </w:r>
    </w:p>
    <w:p w:rsidR="00000000" w:rsidDel="00000000" w:rsidP="00000000" w:rsidRDefault="00000000" w:rsidRPr="00000000" w14:paraId="00000638">
      <w:pPr>
        <w:ind w:left="0" w:firstLine="0"/>
        <w:rPr>
          <w:color w:val="222222"/>
        </w:rPr>
      </w:pPr>
      <w:r w:rsidDel="00000000" w:rsidR="00000000" w:rsidRPr="00000000">
        <w:rPr>
          <w:rtl w:val="0"/>
        </w:rPr>
      </w:r>
    </w:p>
    <w:p w:rsidR="00000000" w:rsidDel="00000000" w:rsidP="00000000" w:rsidRDefault="00000000" w:rsidRPr="00000000" w14:paraId="00000639">
      <w:pPr>
        <w:ind w:left="0" w:firstLine="0"/>
        <w:rPr>
          <w:color w:val="222222"/>
        </w:rPr>
      </w:pPr>
      <w:r w:rsidDel="00000000" w:rsidR="00000000" w:rsidRPr="00000000">
        <w:rPr>
          <w:rtl w:val="0"/>
        </w:rPr>
      </w:r>
    </w:p>
    <w:p w:rsidR="00000000" w:rsidDel="00000000" w:rsidP="00000000" w:rsidRDefault="00000000" w:rsidRPr="00000000" w14:paraId="0000063A">
      <w:pPr>
        <w:ind w:left="0" w:firstLine="0"/>
        <w:rPr>
          <w:color w:val="222222"/>
        </w:rPr>
      </w:pPr>
      <w:r w:rsidDel="00000000" w:rsidR="00000000" w:rsidRPr="00000000">
        <w:rPr>
          <w:rtl w:val="0"/>
        </w:rPr>
      </w:r>
    </w:p>
    <w:p w:rsidR="00000000" w:rsidDel="00000000" w:rsidP="00000000" w:rsidRDefault="00000000" w:rsidRPr="00000000" w14:paraId="0000063B">
      <w:pPr>
        <w:ind w:left="0" w:firstLine="0"/>
        <w:rPr>
          <w:color w:val="222222"/>
        </w:rPr>
      </w:pPr>
      <w:r w:rsidDel="00000000" w:rsidR="00000000" w:rsidRPr="00000000">
        <w:rPr>
          <w:rtl w:val="0"/>
        </w:rPr>
      </w:r>
    </w:p>
    <w:p w:rsidR="00000000" w:rsidDel="00000000" w:rsidP="00000000" w:rsidRDefault="00000000" w:rsidRPr="00000000" w14:paraId="0000063C">
      <w:pPr>
        <w:ind w:left="0" w:firstLine="0"/>
        <w:rPr>
          <w:color w:val="222222"/>
        </w:rPr>
      </w:pPr>
      <w:r w:rsidDel="00000000" w:rsidR="00000000" w:rsidRPr="00000000">
        <w:rPr>
          <w:rtl w:val="0"/>
        </w:rPr>
      </w:r>
    </w:p>
    <w:p w:rsidR="00000000" w:rsidDel="00000000" w:rsidP="00000000" w:rsidRDefault="00000000" w:rsidRPr="00000000" w14:paraId="0000063D">
      <w:pPr>
        <w:ind w:left="0" w:firstLine="0"/>
        <w:rPr>
          <w:color w:val="222222"/>
        </w:rPr>
      </w:pPr>
      <w:r w:rsidDel="00000000" w:rsidR="00000000" w:rsidRPr="00000000">
        <w:rPr>
          <w:rtl w:val="0"/>
        </w:rPr>
      </w:r>
    </w:p>
    <w:p w:rsidR="00000000" w:rsidDel="00000000" w:rsidP="00000000" w:rsidRDefault="00000000" w:rsidRPr="00000000" w14:paraId="0000063E">
      <w:pPr>
        <w:ind w:left="0" w:firstLine="0"/>
        <w:rPr>
          <w:color w:val="222222"/>
        </w:rPr>
      </w:pPr>
      <w:r w:rsidDel="00000000" w:rsidR="00000000" w:rsidRPr="00000000">
        <w:rPr>
          <w:rtl w:val="0"/>
        </w:rPr>
      </w:r>
    </w:p>
    <w:p w:rsidR="00000000" w:rsidDel="00000000" w:rsidP="00000000" w:rsidRDefault="00000000" w:rsidRPr="00000000" w14:paraId="0000063F">
      <w:pPr>
        <w:ind w:left="0" w:firstLine="0"/>
        <w:rPr>
          <w:color w:val="222222"/>
        </w:rPr>
      </w:pPr>
      <w:r w:rsidDel="00000000" w:rsidR="00000000" w:rsidRPr="00000000">
        <w:rPr>
          <w:rtl w:val="0"/>
        </w:rPr>
      </w:r>
    </w:p>
    <w:p w:rsidR="00000000" w:rsidDel="00000000" w:rsidP="00000000" w:rsidRDefault="00000000" w:rsidRPr="00000000" w14:paraId="00000640">
      <w:pPr>
        <w:ind w:left="0" w:firstLine="0"/>
        <w:rPr>
          <w:color w:val="222222"/>
        </w:rPr>
      </w:pPr>
      <w:r w:rsidDel="00000000" w:rsidR="00000000" w:rsidRPr="00000000">
        <w:rPr>
          <w:rtl w:val="0"/>
        </w:rPr>
      </w:r>
    </w:p>
    <w:p w:rsidR="00000000" w:rsidDel="00000000" w:rsidP="00000000" w:rsidRDefault="00000000" w:rsidRPr="00000000" w14:paraId="00000641">
      <w:pPr>
        <w:ind w:left="0" w:firstLine="0"/>
        <w:rPr>
          <w:color w:val="222222"/>
        </w:rPr>
      </w:pPr>
      <w:r w:rsidDel="00000000" w:rsidR="00000000" w:rsidRPr="00000000">
        <w:rPr>
          <w:rtl w:val="0"/>
        </w:rPr>
      </w:r>
    </w:p>
    <w:p w:rsidR="00000000" w:rsidDel="00000000" w:rsidP="00000000" w:rsidRDefault="00000000" w:rsidRPr="00000000" w14:paraId="00000642">
      <w:pPr>
        <w:ind w:left="0" w:firstLine="0"/>
        <w:rPr>
          <w:color w:val="222222"/>
        </w:rPr>
      </w:pPr>
      <w:r w:rsidDel="00000000" w:rsidR="00000000" w:rsidRPr="00000000">
        <w:rPr>
          <w:rtl w:val="0"/>
        </w:rPr>
      </w:r>
    </w:p>
    <w:p w:rsidR="00000000" w:rsidDel="00000000" w:rsidP="00000000" w:rsidRDefault="00000000" w:rsidRPr="00000000" w14:paraId="00000643">
      <w:pPr>
        <w:ind w:left="0" w:firstLine="0"/>
        <w:rPr>
          <w:color w:val="222222"/>
        </w:rPr>
      </w:pPr>
      <w:r w:rsidDel="00000000" w:rsidR="00000000" w:rsidRPr="00000000">
        <w:rPr>
          <w:rtl w:val="0"/>
        </w:rPr>
      </w:r>
    </w:p>
    <w:p w:rsidR="00000000" w:rsidDel="00000000" w:rsidP="00000000" w:rsidRDefault="00000000" w:rsidRPr="00000000" w14:paraId="00000644">
      <w:pPr>
        <w:ind w:left="0" w:firstLine="0"/>
        <w:rPr>
          <w:color w:val="222222"/>
        </w:rPr>
      </w:pPr>
      <w:r w:rsidDel="00000000" w:rsidR="00000000" w:rsidRPr="00000000">
        <w:rPr>
          <w:rtl w:val="0"/>
        </w:rPr>
      </w:r>
    </w:p>
    <w:p w:rsidR="00000000" w:rsidDel="00000000" w:rsidP="00000000" w:rsidRDefault="00000000" w:rsidRPr="00000000" w14:paraId="00000645">
      <w:pPr>
        <w:ind w:left="0" w:firstLine="0"/>
        <w:rPr>
          <w:color w:val="222222"/>
        </w:rPr>
      </w:pPr>
      <w:r w:rsidDel="00000000" w:rsidR="00000000" w:rsidRPr="00000000">
        <w:rPr>
          <w:color w:val="222222"/>
          <w:rtl w:val="0"/>
        </w:rPr>
        <w:t xml:space="preserve">Screenshot: Updates the wallet of premium member by charging 500 as the amount for premium membership after registration</w:t>
      </w:r>
    </w:p>
    <w:p w:rsidR="00000000" w:rsidDel="00000000" w:rsidP="00000000" w:rsidRDefault="00000000" w:rsidRPr="00000000" w14:paraId="00000646">
      <w:pPr>
        <w:ind w:left="0" w:firstLine="0"/>
        <w:rPr>
          <w:color w:val="222222"/>
        </w:rPr>
      </w:pPr>
      <w:r w:rsidDel="00000000" w:rsidR="00000000" w:rsidRPr="00000000">
        <w:rPr>
          <w:rtl w:val="0"/>
        </w:rPr>
      </w:r>
    </w:p>
    <w:p w:rsidR="00000000" w:rsidDel="00000000" w:rsidP="00000000" w:rsidRDefault="00000000" w:rsidRPr="00000000" w14:paraId="00000647">
      <w:pPr>
        <w:ind w:left="0" w:firstLine="0"/>
        <w:rPr>
          <w:color w:val="222222"/>
        </w:rPr>
      </w:pPr>
      <w:r w:rsidDel="00000000" w:rsidR="00000000" w:rsidRPr="00000000">
        <w:rPr>
          <w:color w:val="222222"/>
        </w:rPr>
        <w:drawing>
          <wp:inline distB="114300" distT="114300" distL="114300" distR="114300">
            <wp:extent cx="4700588" cy="2882641"/>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700588" cy="2882641"/>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ind w:left="0" w:firstLine="0"/>
        <w:rPr>
          <w:color w:val="222222"/>
        </w:rPr>
      </w:pPr>
      <w:r w:rsidDel="00000000" w:rsidR="00000000" w:rsidRPr="00000000">
        <w:rPr>
          <w:rtl w:val="0"/>
        </w:rPr>
      </w:r>
    </w:p>
    <w:p w:rsidR="00000000" w:rsidDel="00000000" w:rsidP="00000000" w:rsidRDefault="00000000" w:rsidRPr="00000000" w14:paraId="00000649">
      <w:pPr>
        <w:ind w:left="0" w:firstLine="0"/>
        <w:rPr>
          <w:b w:val="1"/>
          <w:color w:val="222222"/>
          <w:sz w:val="28"/>
          <w:szCs w:val="28"/>
        </w:rPr>
      </w:pPr>
      <w:r w:rsidDel="00000000" w:rsidR="00000000" w:rsidRPr="00000000">
        <w:rPr>
          <w:b w:val="1"/>
          <w:color w:val="222222"/>
          <w:sz w:val="28"/>
          <w:szCs w:val="28"/>
        </w:rPr>
        <w:drawing>
          <wp:inline distB="114300" distT="114300" distL="114300" distR="114300">
            <wp:extent cx="5338763" cy="2240962"/>
            <wp:effectExtent b="0" l="0" r="0" t="0"/>
            <wp:docPr id="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338763" cy="22409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4A">
      <w:pPr>
        <w:ind w:left="0" w:firstLine="0"/>
        <w:jc w:val="center"/>
        <w:rPr>
          <w:b w:val="1"/>
          <w:color w:val="222222"/>
          <w:sz w:val="28"/>
          <w:szCs w:val="28"/>
        </w:rPr>
      </w:pPr>
      <w:r w:rsidDel="00000000" w:rsidR="00000000" w:rsidRPr="00000000">
        <w:rPr>
          <w:b w:val="1"/>
          <w:color w:val="222222"/>
          <w:sz w:val="48"/>
          <w:szCs w:val="48"/>
          <w:rtl w:val="0"/>
        </w:rPr>
        <w:t xml:space="preserve">Triggers</w:t>
      </w:r>
      <w:r w:rsidDel="00000000" w:rsidR="00000000" w:rsidRPr="00000000">
        <w:rPr>
          <w:b w:val="1"/>
          <w:color w:val="222222"/>
          <w:sz w:val="28"/>
          <w:szCs w:val="28"/>
          <w:rtl w:val="0"/>
        </w:rPr>
        <w:t xml:space="preserve">  </w:t>
      </w:r>
    </w:p>
    <w:p w:rsidR="00000000" w:rsidDel="00000000" w:rsidP="00000000" w:rsidRDefault="00000000" w:rsidRPr="00000000" w14:paraId="0000064B">
      <w:pPr>
        <w:ind w:left="0" w:firstLine="0"/>
        <w:rPr>
          <w:b w:val="1"/>
          <w:color w:val="222222"/>
          <w:sz w:val="28"/>
          <w:szCs w:val="28"/>
        </w:rPr>
      </w:pPr>
      <w:r w:rsidDel="00000000" w:rsidR="00000000" w:rsidRPr="00000000">
        <w:rPr>
          <w:rtl w:val="0"/>
        </w:rPr>
      </w:r>
    </w:p>
    <w:p w:rsidR="00000000" w:rsidDel="00000000" w:rsidP="00000000" w:rsidRDefault="00000000" w:rsidRPr="00000000" w14:paraId="0000064C">
      <w:pPr>
        <w:numPr>
          <w:ilvl w:val="0"/>
          <w:numId w:val="2"/>
        </w:numPr>
        <w:ind w:left="720" w:hanging="360"/>
        <w:rPr>
          <w:color w:val="222222"/>
          <w:sz w:val="28"/>
          <w:szCs w:val="28"/>
        </w:rPr>
      </w:pPr>
      <w:r w:rsidDel="00000000" w:rsidR="00000000" w:rsidRPr="00000000">
        <w:rPr>
          <w:b w:val="1"/>
          <w:color w:val="222222"/>
          <w:sz w:val="28"/>
          <w:szCs w:val="28"/>
          <w:rtl w:val="0"/>
        </w:rPr>
        <w:t xml:space="preserve">Check availability of food items: </w:t>
      </w:r>
      <w:r w:rsidDel="00000000" w:rsidR="00000000" w:rsidRPr="00000000">
        <w:rPr>
          <w:color w:val="222222"/>
          <w:sz w:val="28"/>
          <w:szCs w:val="28"/>
          <w:rtl w:val="0"/>
        </w:rPr>
        <w:t xml:space="preserve">If the ordered food item is available then the new availability status (no of items) will be updated in the food_item table. If the ordered item is not available then an error message will be displayed.</w:t>
      </w:r>
      <w:r w:rsidDel="00000000" w:rsidR="00000000" w:rsidRPr="00000000">
        <w:rPr>
          <w:rtl w:val="0"/>
        </w:rPr>
      </w:r>
    </w:p>
    <w:p w:rsidR="00000000" w:rsidDel="00000000" w:rsidP="00000000" w:rsidRDefault="00000000" w:rsidRPr="00000000" w14:paraId="0000064D">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64E">
      <w:pPr>
        <w:rPr>
          <w:color w:val="222222"/>
        </w:rPr>
      </w:pPr>
      <w:r w:rsidDel="00000000" w:rsidR="00000000" w:rsidRPr="00000000">
        <w:rPr>
          <w:color w:val="222222"/>
          <w:sz w:val="28"/>
          <w:szCs w:val="28"/>
          <w:rtl w:val="0"/>
        </w:rPr>
        <w:t xml:space="preserve">     </w:t>
      </w:r>
      <w:r w:rsidDel="00000000" w:rsidR="00000000" w:rsidRPr="00000000">
        <w:rPr>
          <w:color w:val="222222"/>
          <w:rtl w:val="0"/>
        </w:rPr>
        <w:t xml:space="preserve">CREATE TRIGGER `avail` BEFORE INSERT ON `order_details`</w:t>
      </w:r>
    </w:p>
    <w:p w:rsidR="00000000" w:rsidDel="00000000" w:rsidP="00000000" w:rsidRDefault="00000000" w:rsidRPr="00000000" w14:paraId="0000064F">
      <w:pPr>
        <w:rPr>
          <w:color w:val="222222"/>
        </w:rPr>
      </w:pPr>
      <w:r w:rsidDel="00000000" w:rsidR="00000000" w:rsidRPr="00000000">
        <w:rPr>
          <w:color w:val="222222"/>
          <w:rtl w:val="0"/>
        </w:rPr>
        <w:t xml:space="preserve"> FOR EACH ROW BEGIN</w:t>
      </w:r>
    </w:p>
    <w:p w:rsidR="00000000" w:rsidDel="00000000" w:rsidP="00000000" w:rsidRDefault="00000000" w:rsidRPr="00000000" w14:paraId="00000650">
      <w:pPr>
        <w:rPr>
          <w:color w:val="222222"/>
        </w:rPr>
      </w:pPr>
      <w:r w:rsidDel="00000000" w:rsidR="00000000" w:rsidRPr="00000000">
        <w:rPr>
          <w:color w:val="222222"/>
          <w:rtl w:val="0"/>
        </w:rPr>
        <w:tab/>
        <w:t xml:space="preserve">DECLARE av int(11);</w:t>
      </w:r>
    </w:p>
    <w:p w:rsidR="00000000" w:rsidDel="00000000" w:rsidP="00000000" w:rsidRDefault="00000000" w:rsidRPr="00000000" w14:paraId="00000651">
      <w:pPr>
        <w:rPr>
          <w:color w:val="222222"/>
        </w:rPr>
      </w:pPr>
      <w:r w:rsidDel="00000000" w:rsidR="00000000" w:rsidRPr="00000000">
        <w:rPr>
          <w:color w:val="222222"/>
          <w:rtl w:val="0"/>
        </w:rPr>
        <w:tab/>
        <w:t xml:space="preserve">DECLARE msg varchar(50);</w:t>
      </w:r>
    </w:p>
    <w:p w:rsidR="00000000" w:rsidDel="00000000" w:rsidP="00000000" w:rsidRDefault="00000000" w:rsidRPr="00000000" w14:paraId="00000652">
      <w:pPr>
        <w:rPr>
          <w:color w:val="222222"/>
        </w:rPr>
      </w:pPr>
      <w:r w:rsidDel="00000000" w:rsidR="00000000" w:rsidRPr="00000000">
        <w:rPr>
          <w:color w:val="222222"/>
          <w:rtl w:val="0"/>
        </w:rPr>
        <w:tab/>
      </w:r>
    </w:p>
    <w:p w:rsidR="00000000" w:rsidDel="00000000" w:rsidP="00000000" w:rsidRDefault="00000000" w:rsidRPr="00000000" w14:paraId="00000653">
      <w:pPr>
        <w:rPr>
          <w:color w:val="222222"/>
        </w:rPr>
      </w:pPr>
      <w:r w:rsidDel="00000000" w:rsidR="00000000" w:rsidRPr="00000000">
        <w:rPr>
          <w:color w:val="222222"/>
          <w:rtl w:val="0"/>
        </w:rPr>
        <w:tab/>
        <w:t xml:space="preserve">SET av= (SELECT food_item.availability from food_item WHERE food_item.item_id=new.item_id);</w:t>
      </w:r>
    </w:p>
    <w:p w:rsidR="00000000" w:rsidDel="00000000" w:rsidP="00000000" w:rsidRDefault="00000000" w:rsidRPr="00000000" w14:paraId="00000654">
      <w:pPr>
        <w:rPr>
          <w:color w:val="222222"/>
        </w:rPr>
      </w:pPr>
      <w:r w:rsidDel="00000000" w:rsidR="00000000" w:rsidRPr="00000000">
        <w:rPr>
          <w:color w:val="222222"/>
          <w:rtl w:val="0"/>
        </w:rPr>
        <w:t xml:space="preserve">   </w:t>
      </w:r>
    </w:p>
    <w:p w:rsidR="00000000" w:rsidDel="00000000" w:rsidP="00000000" w:rsidRDefault="00000000" w:rsidRPr="00000000" w14:paraId="00000655">
      <w:pPr>
        <w:rPr>
          <w:color w:val="222222"/>
        </w:rPr>
      </w:pPr>
      <w:r w:rsidDel="00000000" w:rsidR="00000000" w:rsidRPr="00000000">
        <w:rPr>
          <w:color w:val="222222"/>
          <w:rtl w:val="0"/>
        </w:rPr>
        <w:tab/>
        <w:t xml:space="preserve">IF av&gt;0 and av&gt;new.qty THEN </w:t>
      </w:r>
    </w:p>
    <w:p w:rsidR="00000000" w:rsidDel="00000000" w:rsidP="00000000" w:rsidRDefault="00000000" w:rsidRPr="00000000" w14:paraId="00000656">
      <w:pPr>
        <w:rPr>
          <w:color w:val="222222"/>
        </w:rPr>
      </w:pPr>
      <w:r w:rsidDel="00000000" w:rsidR="00000000" w:rsidRPr="00000000">
        <w:rPr>
          <w:color w:val="222222"/>
          <w:rtl w:val="0"/>
        </w:rPr>
        <w:tab/>
        <w:tab/>
        <w:t xml:space="preserve">UPDATE food_item set food_item.availability =(av-new.qty) where food_item.item_id=new.item_id; </w:t>
      </w:r>
    </w:p>
    <w:p w:rsidR="00000000" w:rsidDel="00000000" w:rsidP="00000000" w:rsidRDefault="00000000" w:rsidRPr="00000000" w14:paraId="00000657">
      <w:pPr>
        <w:rPr>
          <w:color w:val="222222"/>
        </w:rPr>
      </w:pPr>
      <w:r w:rsidDel="00000000" w:rsidR="00000000" w:rsidRPr="00000000">
        <w:rPr>
          <w:color w:val="222222"/>
          <w:rtl w:val="0"/>
        </w:rPr>
        <w:tab/>
        <w:t xml:space="preserve">ELSE</w:t>
      </w:r>
    </w:p>
    <w:p w:rsidR="00000000" w:rsidDel="00000000" w:rsidP="00000000" w:rsidRDefault="00000000" w:rsidRPr="00000000" w14:paraId="00000658">
      <w:pPr>
        <w:rPr>
          <w:color w:val="222222"/>
        </w:rPr>
      </w:pPr>
      <w:r w:rsidDel="00000000" w:rsidR="00000000" w:rsidRPr="00000000">
        <w:rPr>
          <w:color w:val="222222"/>
          <w:rtl w:val="0"/>
        </w:rPr>
        <w:tab/>
        <w:tab/>
        <w:t xml:space="preserve">SET msg= concat('SOLD OUT! You can order',av-new.qty);</w:t>
      </w:r>
    </w:p>
    <w:p w:rsidR="00000000" w:rsidDel="00000000" w:rsidP="00000000" w:rsidRDefault="00000000" w:rsidRPr="00000000" w14:paraId="00000659">
      <w:pPr>
        <w:rPr>
          <w:color w:val="222222"/>
        </w:rPr>
      </w:pPr>
      <w:r w:rsidDel="00000000" w:rsidR="00000000" w:rsidRPr="00000000">
        <w:rPr>
          <w:color w:val="222222"/>
          <w:rtl w:val="0"/>
        </w:rPr>
        <w:tab/>
        <w:tab/>
        <w:t xml:space="preserve">signal sqlstate '45001' set message_text = msg; </w:t>
      </w:r>
    </w:p>
    <w:p w:rsidR="00000000" w:rsidDel="00000000" w:rsidP="00000000" w:rsidRDefault="00000000" w:rsidRPr="00000000" w14:paraId="0000065A">
      <w:pPr>
        <w:rPr>
          <w:color w:val="222222"/>
        </w:rPr>
      </w:pPr>
      <w:r w:rsidDel="00000000" w:rsidR="00000000" w:rsidRPr="00000000">
        <w:rPr>
          <w:color w:val="222222"/>
          <w:rtl w:val="0"/>
        </w:rPr>
        <w:tab/>
        <w:t xml:space="preserve">END IF;</w:t>
      </w:r>
    </w:p>
    <w:p w:rsidR="00000000" w:rsidDel="00000000" w:rsidP="00000000" w:rsidRDefault="00000000" w:rsidRPr="00000000" w14:paraId="0000065B">
      <w:pPr>
        <w:rPr>
          <w:color w:val="222222"/>
        </w:rPr>
      </w:pPr>
      <w:r w:rsidDel="00000000" w:rsidR="00000000" w:rsidRPr="00000000">
        <w:rPr>
          <w:color w:val="222222"/>
          <w:rtl w:val="0"/>
        </w:rPr>
        <w:t xml:space="preserve">END</w:t>
      </w:r>
    </w:p>
    <w:p w:rsidR="00000000" w:rsidDel="00000000" w:rsidP="00000000" w:rsidRDefault="00000000" w:rsidRPr="00000000" w14:paraId="0000065C">
      <w:pPr>
        <w:rPr>
          <w:color w:val="222222"/>
        </w:rPr>
      </w:pPr>
      <w:r w:rsidDel="00000000" w:rsidR="00000000" w:rsidRPr="00000000">
        <w:rPr>
          <w:rtl w:val="0"/>
        </w:rPr>
      </w:r>
    </w:p>
    <w:p w:rsidR="00000000" w:rsidDel="00000000" w:rsidP="00000000" w:rsidRDefault="00000000" w:rsidRPr="00000000" w14:paraId="0000065D">
      <w:pPr>
        <w:rPr>
          <w:color w:val="222222"/>
        </w:rPr>
      </w:pPr>
      <w:r w:rsidDel="00000000" w:rsidR="00000000" w:rsidRPr="00000000">
        <w:rPr>
          <w:rtl w:val="0"/>
        </w:rPr>
      </w:r>
    </w:p>
    <w:p w:rsidR="00000000" w:rsidDel="00000000" w:rsidP="00000000" w:rsidRDefault="00000000" w:rsidRPr="00000000" w14:paraId="0000065E">
      <w:pPr>
        <w:rPr>
          <w:color w:val="222222"/>
        </w:rPr>
      </w:pPr>
      <w:r w:rsidDel="00000000" w:rsidR="00000000" w:rsidRPr="00000000">
        <w:rPr>
          <w:rtl w:val="0"/>
        </w:rPr>
      </w:r>
    </w:p>
    <w:p w:rsidR="00000000" w:rsidDel="00000000" w:rsidP="00000000" w:rsidRDefault="00000000" w:rsidRPr="00000000" w14:paraId="0000065F">
      <w:pPr>
        <w:rPr>
          <w:color w:val="222222"/>
        </w:rPr>
      </w:pPr>
      <w:r w:rsidDel="00000000" w:rsidR="00000000" w:rsidRPr="00000000">
        <w:rPr>
          <w:rtl w:val="0"/>
        </w:rPr>
      </w:r>
    </w:p>
    <w:p w:rsidR="00000000" w:rsidDel="00000000" w:rsidP="00000000" w:rsidRDefault="00000000" w:rsidRPr="00000000" w14:paraId="00000660">
      <w:pPr>
        <w:rPr>
          <w:color w:val="222222"/>
        </w:rPr>
      </w:pPr>
      <w:r w:rsidDel="00000000" w:rsidR="00000000" w:rsidRPr="00000000">
        <w:rPr>
          <w:rtl w:val="0"/>
        </w:rPr>
      </w:r>
    </w:p>
    <w:p w:rsidR="00000000" w:rsidDel="00000000" w:rsidP="00000000" w:rsidRDefault="00000000" w:rsidRPr="00000000" w14:paraId="00000661">
      <w:pPr>
        <w:rPr>
          <w:color w:val="222222"/>
        </w:rPr>
      </w:pPr>
      <w:r w:rsidDel="00000000" w:rsidR="00000000" w:rsidRPr="00000000">
        <w:rPr>
          <w:rtl w:val="0"/>
        </w:rPr>
      </w:r>
    </w:p>
    <w:p w:rsidR="00000000" w:rsidDel="00000000" w:rsidP="00000000" w:rsidRDefault="00000000" w:rsidRPr="00000000" w14:paraId="00000662">
      <w:pPr>
        <w:rPr>
          <w:color w:val="222222"/>
        </w:rPr>
      </w:pPr>
      <w:r w:rsidDel="00000000" w:rsidR="00000000" w:rsidRPr="00000000">
        <w:rPr>
          <w:rtl w:val="0"/>
        </w:rPr>
      </w:r>
    </w:p>
    <w:p w:rsidR="00000000" w:rsidDel="00000000" w:rsidP="00000000" w:rsidRDefault="00000000" w:rsidRPr="00000000" w14:paraId="00000663">
      <w:pPr>
        <w:rPr>
          <w:color w:val="222222"/>
        </w:rPr>
      </w:pPr>
      <w:r w:rsidDel="00000000" w:rsidR="00000000" w:rsidRPr="00000000">
        <w:rPr>
          <w:rtl w:val="0"/>
        </w:rPr>
      </w:r>
    </w:p>
    <w:p w:rsidR="00000000" w:rsidDel="00000000" w:rsidP="00000000" w:rsidRDefault="00000000" w:rsidRPr="00000000" w14:paraId="00000664">
      <w:pPr>
        <w:rPr>
          <w:color w:val="222222"/>
        </w:rPr>
      </w:pPr>
      <w:r w:rsidDel="00000000" w:rsidR="00000000" w:rsidRPr="00000000">
        <w:rPr>
          <w:rtl w:val="0"/>
        </w:rPr>
      </w:r>
    </w:p>
    <w:p w:rsidR="00000000" w:rsidDel="00000000" w:rsidP="00000000" w:rsidRDefault="00000000" w:rsidRPr="00000000" w14:paraId="00000665">
      <w:pPr>
        <w:rPr>
          <w:color w:val="222222"/>
        </w:rPr>
      </w:pPr>
      <w:r w:rsidDel="00000000" w:rsidR="00000000" w:rsidRPr="00000000">
        <w:rPr>
          <w:rtl w:val="0"/>
        </w:rPr>
      </w:r>
    </w:p>
    <w:p w:rsidR="00000000" w:rsidDel="00000000" w:rsidP="00000000" w:rsidRDefault="00000000" w:rsidRPr="00000000" w14:paraId="00000666">
      <w:pPr>
        <w:rPr>
          <w:color w:val="222222"/>
        </w:rPr>
      </w:pPr>
      <w:r w:rsidDel="00000000" w:rsidR="00000000" w:rsidRPr="00000000">
        <w:rPr>
          <w:rtl w:val="0"/>
        </w:rPr>
      </w:r>
    </w:p>
    <w:p w:rsidR="00000000" w:rsidDel="00000000" w:rsidP="00000000" w:rsidRDefault="00000000" w:rsidRPr="00000000" w14:paraId="00000667">
      <w:pPr>
        <w:rPr>
          <w:color w:val="222222"/>
        </w:rPr>
      </w:pPr>
      <w:r w:rsidDel="00000000" w:rsidR="00000000" w:rsidRPr="00000000">
        <w:rPr>
          <w:rtl w:val="0"/>
        </w:rPr>
      </w:r>
    </w:p>
    <w:p w:rsidR="00000000" w:rsidDel="00000000" w:rsidP="00000000" w:rsidRDefault="00000000" w:rsidRPr="00000000" w14:paraId="00000668">
      <w:pPr>
        <w:rPr>
          <w:color w:val="222222"/>
        </w:rPr>
      </w:pPr>
      <w:r w:rsidDel="00000000" w:rsidR="00000000" w:rsidRPr="00000000">
        <w:rPr>
          <w:rtl w:val="0"/>
        </w:rPr>
      </w:r>
    </w:p>
    <w:p w:rsidR="00000000" w:rsidDel="00000000" w:rsidP="00000000" w:rsidRDefault="00000000" w:rsidRPr="00000000" w14:paraId="00000669">
      <w:pPr>
        <w:rPr>
          <w:color w:val="222222"/>
        </w:rPr>
      </w:pPr>
      <w:r w:rsidDel="00000000" w:rsidR="00000000" w:rsidRPr="00000000">
        <w:rPr>
          <w:rtl w:val="0"/>
        </w:rPr>
      </w:r>
    </w:p>
    <w:p w:rsidR="00000000" w:rsidDel="00000000" w:rsidP="00000000" w:rsidRDefault="00000000" w:rsidRPr="00000000" w14:paraId="0000066A">
      <w:pPr>
        <w:rPr>
          <w:color w:val="222222"/>
        </w:rPr>
      </w:pPr>
      <w:r w:rsidDel="00000000" w:rsidR="00000000" w:rsidRPr="00000000">
        <w:rPr>
          <w:rtl w:val="0"/>
        </w:rPr>
      </w:r>
    </w:p>
    <w:p w:rsidR="00000000" w:rsidDel="00000000" w:rsidP="00000000" w:rsidRDefault="00000000" w:rsidRPr="00000000" w14:paraId="0000066B">
      <w:pPr>
        <w:rPr>
          <w:color w:val="222222"/>
        </w:rPr>
      </w:pPr>
      <w:r w:rsidDel="00000000" w:rsidR="00000000" w:rsidRPr="00000000">
        <w:rPr>
          <w:rtl w:val="0"/>
        </w:rPr>
      </w:r>
    </w:p>
    <w:p w:rsidR="00000000" w:rsidDel="00000000" w:rsidP="00000000" w:rsidRDefault="00000000" w:rsidRPr="00000000" w14:paraId="0000066C">
      <w:pPr>
        <w:rPr>
          <w:color w:val="222222"/>
        </w:rPr>
      </w:pPr>
      <w:r w:rsidDel="00000000" w:rsidR="00000000" w:rsidRPr="00000000">
        <w:rPr>
          <w:rtl w:val="0"/>
        </w:rPr>
      </w:r>
    </w:p>
    <w:p w:rsidR="00000000" w:rsidDel="00000000" w:rsidP="00000000" w:rsidRDefault="00000000" w:rsidRPr="00000000" w14:paraId="0000066D">
      <w:pPr>
        <w:rPr>
          <w:color w:val="222222"/>
        </w:rPr>
      </w:pPr>
      <w:r w:rsidDel="00000000" w:rsidR="00000000" w:rsidRPr="00000000">
        <w:rPr>
          <w:color w:val="222222"/>
          <w:rtl w:val="0"/>
        </w:rPr>
        <w:t xml:space="preserve">Screenshot: Checks the availability of the items the customer wants to order and displays error as sold out when availability is 0.</w:t>
      </w:r>
    </w:p>
    <w:p w:rsidR="00000000" w:rsidDel="00000000" w:rsidP="00000000" w:rsidRDefault="00000000" w:rsidRPr="00000000" w14:paraId="0000066E">
      <w:pPr>
        <w:rPr>
          <w:color w:val="222222"/>
        </w:rPr>
      </w:pPr>
      <w:r w:rsidDel="00000000" w:rsidR="00000000" w:rsidRPr="00000000">
        <w:rPr>
          <w:color w:val="222222"/>
        </w:rPr>
        <w:drawing>
          <wp:inline distB="114300" distT="114300" distL="114300" distR="114300">
            <wp:extent cx="5436692" cy="3414713"/>
            <wp:effectExtent b="0" l="0" r="0" t="0"/>
            <wp:docPr id="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436692" cy="34147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6F">
      <w:pPr>
        <w:numPr>
          <w:ilvl w:val="0"/>
          <w:numId w:val="2"/>
        </w:numPr>
        <w:ind w:left="720" w:hanging="360"/>
        <w:rPr>
          <w:color w:val="222222"/>
          <w:sz w:val="28"/>
          <w:szCs w:val="28"/>
        </w:rPr>
      </w:pPr>
      <w:r w:rsidDel="00000000" w:rsidR="00000000" w:rsidRPr="00000000">
        <w:rPr>
          <w:b w:val="1"/>
          <w:color w:val="222222"/>
          <w:sz w:val="28"/>
          <w:szCs w:val="28"/>
          <w:rtl w:val="0"/>
        </w:rPr>
        <w:t xml:space="preserve">Check availability of restaurant:</w:t>
      </w:r>
      <w:r w:rsidDel="00000000" w:rsidR="00000000" w:rsidRPr="00000000">
        <w:rPr>
          <w:color w:val="222222"/>
          <w:sz w:val="28"/>
          <w:szCs w:val="28"/>
          <w:rtl w:val="0"/>
        </w:rPr>
        <w:t xml:space="preserve"> The time of placing the order is checked with the open time and close time of the restaurant. If the corresponding time falls in that range then food items can be ordered and if not then an error message will be displayed.</w:t>
      </w:r>
      <w:r w:rsidDel="00000000" w:rsidR="00000000" w:rsidRPr="00000000">
        <w:rPr>
          <w:rtl w:val="0"/>
        </w:rPr>
      </w:r>
    </w:p>
    <w:p w:rsidR="00000000" w:rsidDel="00000000" w:rsidP="00000000" w:rsidRDefault="00000000" w:rsidRPr="00000000" w14:paraId="00000670">
      <w:pPr>
        <w:rPr>
          <w:color w:val="222222"/>
          <w:sz w:val="28"/>
          <w:szCs w:val="28"/>
        </w:rPr>
      </w:pPr>
      <w:r w:rsidDel="00000000" w:rsidR="00000000" w:rsidRPr="00000000">
        <w:rPr>
          <w:color w:val="222222"/>
          <w:sz w:val="28"/>
          <w:szCs w:val="28"/>
          <w:rtl w:val="0"/>
        </w:rPr>
        <w:t xml:space="preserve">Code:</w:t>
      </w:r>
    </w:p>
    <w:p w:rsidR="00000000" w:rsidDel="00000000" w:rsidP="00000000" w:rsidRDefault="00000000" w:rsidRPr="00000000" w14:paraId="00000671">
      <w:pPr>
        <w:rPr>
          <w:color w:val="222222"/>
        </w:rPr>
      </w:pPr>
      <w:r w:rsidDel="00000000" w:rsidR="00000000" w:rsidRPr="00000000">
        <w:rPr>
          <w:color w:val="222222"/>
          <w:rtl w:val="0"/>
        </w:rPr>
        <w:t xml:space="preserve">CREATE TRIGGER `check_restro` BEFORE INSERT ON `orders`</w:t>
      </w:r>
    </w:p>
    <w:p w:rsidR="00000000" w:rsidDel="00000000" w:rsidP="00000000" w:rsidRDefault="00000000" w:rsidRPr="00000000" w14:paraId="00000672">
      <w:pPr>
        <w:rPr>
          <w:color w:val="222222"/>
        </w:rPr>
      </w:pPr>
      <w:r w:rsidDel="00000000" w:rsidR="00000000" w:rsidRPr="00000000">
        <w:rPr>
          <w:color w:val="222222"/>
          <w:rtl w:val="0"/>
        </w:rPr>
        <w:t xml:space="preserve"> FOR EACH ROW BEGIN</w:t>
      </w:r>
    </w:p>
    <w:p w:rsidR="00000000" w:rsidDel="00000000" w:rsidP="00000000" w:rsidRDefault="00000000" w:rsidRPr="00000000" w14:paraId="00000673">
      <w:pPr>
        <w:rPr>
          <w:color w:val="222222"/>
        </w:rPr>
      </w:pPr>
      <w:r w:rsidDel="00000000" w:rsidR="00000000" w:rsidRPr="00000000">
        <w:rPr>
          <w:color w:val="222222"/>
          <w:rtl w:val="0"/>
        </w:rPr>
        <w:tab/>
        <w:t xml:space="preserve">DECLARE a,b,c time;</w:t>
      </w:r>
    </w:p>
    <w:p w:rsidR="00000000" w:rsidDel="00000000" w:rsidP="00000000" w:rsidRDefault="00000000" w:rsidRPr="00000000" w14:paraId="00000674">
      <w:pPr>
        <w:rPr>
          <w:color w:val="222222"/>
        </w:rPr>
      </w:pPr>
      <w:r w:rsidDel="00000000" w:rsidR="00000000" w:rsidRPr="00000000">
        <w:rPr>
          <w:color w:val="222222"/>
          <w:rtl w:val="0"/>
        </w:rPr>
        <w:t xml:space="preserve">    DECLARE msg varchar(128);</w:t>
      </w:r>
    </w:p>
    <w:p w:rsidR="00000000" w:rsidDel="00000000" w:rsidP="00000000" w:rsidRDefault="00000000" w:rsidRPr="00000000" w14:paraId="00000675">
      <w:pPr>
        <w:rPr>
          <w:color w:val="222222"/>
        </w:rPr>
      </w:pPr>
      <w:r w:rsidDel="00000000" w:rsidR="00000000" w:rsidRPr="00000000">
        <w:rPr>
          <w:color w:val="222222"/>
          <w:rtl w:val="0"/>
        </w:rPr>
        <w:tab/>
        <w:t xml:space="preserve">SET c=CURRENT_TIMESTAMP;</w:t>
      </w:r>
    </w:p>
    <w:p w:rsidR="00000000" w:rsidDel="00000000" w:rsidP="00000000" w:rsidRDefault="00000000" w:rsidRPr="00000000" w14:paraId="00000676">
      <w:pPr>
        <w:rPr>
          <w:color w:val="222222"/>
        </w:rPr>
      </w:pPr>
      <w:r w:rsidDel="00000000" w:rsidR="00000000" w:rsidRPr="00000000">
        <w:rPr>
          <w:color w:val="222222"/>
          <w:rtl w:val="0"/>
        </w:rPr>
        <w:t xml:space="preserve">    SET a=(SELECT open_time from restaurant where restaurant_id=new.restaurant_id);</w:t>
      </w:r>
    </w:p>
    <w:p w:rsidR="00000000" w:rsidDel="00000000" w:rsidP="00000000" w:rsidRDefault="00000000" w:rsidRPr="00000000" w14:paraId="00000677">
      <w:pPr>
        <w:rPr>
          <w:color w:val="222222"/>
        </w:rPr>
      </w:pPr>
      <w:r w:rsidDel="00000000" w:rsidR="00000000" w:rsidRPr="00000000">
        <w:rPr>
          <w:color w:val="222222"/>
          <w:rtl w:val="0"/>
        </w:rPr>
        <w:t xml:space="preserve">    SET b=(SELECT close_time from restaurant where restaurant_id=new.restaurant_id);</w:t>
      </w:r>
    </w:p>
    <w:p w:rsidR="00000000" w:rsidDel="00000000" w:rsidP="00000000" w:rsidRDefault="00000000" w:rsidRPr="00000000" w14:paraId="00000678">
      <w:pPr>
        <w:rPr>
          <w:color w:val="222222"/>
        </w:rPr>
      </w:pPr>
      <w:r w:rsidDel="00000000" w:rsidR="00000000" w:rsidRPr="00000000">
        <w:rPr>
          <w:color w:val="222222"/>
          <w:rtl w:val="0"/>
        </w:rPr>
        <w:t xml:space="preserve">    IF c NOT BETWEEN CONVERT(a,TIME) AND CONVERT(b,TIME) THEN</w:t>
      </w:r>
    </w:p>
    <w:p w:rsidR="00000000" w:rsidDel="00000000" w:rsidP="00000000" w:rsidRDefault="00000000" w:rsidRPr="00000000" w14:paraId="00000679">
      <w:pPr>
        <w:rPr>
          <w:color w:val="222222"/>
        </w:rPr>
      </w:pPr>
      <w:r w:rsidDel="00000000" w:rsidR="00000000" w:rsidRPr="00000000">
        <w:rPr>
          <w:color w:val="222222"/>
          <w:rtl w:val="0"/>
        </w:rPr>
        <w:t xml:space="preserve">    </w:t>
        <w:tab/>
        <w:t xml:space="preserve">set msg = 'Restaurant is closed!'; </w:t>
      </w:r>
    </w:p>
    <w:p w:rsidR="00000000" w:rsidDel="00000000" w:rsidP="00000000" w:rsidRDefault="00000000" w:rsidRPr="00000000" w14:paraId="0000067A">
      <w:pPr>
        <w:rPr>
          <w:color w:val="222222"/>
        </w:rPr>
      </w:pPr>
      <w:r w:rsidDel="00000000" w:rsidR="00000000" w:rsidRPr="00000000">
        <w:rPr>
          <w:color w:val="222222"/>
          <w:rtl w:val="0"/>
        </w:rPr>
        <w:t xml:space="preserve">        signal sqlstate '45001' set message_text = msg;</w:t>
      </w:r>
    </w:p>
    <w:p w:rsidR="00000000" w:rsidDel="00000000" w:rsidP="00000000" w:rsidRDefault="00000000" w:rsidRPr="00000000" w14:paraId="0000067B">
      <w:pPr>
        <w:rPr>
          <w:color w:val="222222"/>
        </w:rPr>
      </w:pPr>
      <w:r w:rsidDel="00000000" w:rsidR="00000000" w:rsidRPr="00000000">
        <w:rPr>
          <w:color w:val="222222"/>
          <w:rtl w:val="0"/>
        </w:rPr>
        <w:t xml:space="preserve">    END IF;</w:t>
      </w:r>
    </w:p>
    <w:p w:rsidR="00000000" w:rsidDel="00000000" w:rsidP="00000000" w:rsidRDefault="00000000" w:rsidRPr="00000000" w14:paraId="0000067C">
      <w:pPr>
        <w:rPr>
          <w:color w:val="222222"/>
        </w:rPr>
      </w:pPr>
      <w:r w:rsidDel="00000000" w:rsidR="00000000" w:rsidRPr="00000000">
        <w:rPr>
          <w:color w:val="222222"/>
          <w:rtl w:val="0"/>
        </w:rPr>
        <w:t xml:space="preserve">END</w:t>
      </w:r>
    </w:p>
    <w:p w:rsidR="00000000" w:rsidDel="00000000" w:rsidP="00000000" w:rsidRDefault="00000000" w:rsidRPr="00000000" w14:paraId="0000067D">
      <w:pPr>
        <w:rPr>
          <w:color w:val="222222"/>
        </w:rPr>
      </w:pPr>
      <w:r w:rsidDel="00000000" w:rsidR="00000000" w:rsidRPr="00000000">
        <w:rPr>
          <w:rtl w:val="0"/>
        </w:rPr>
      </w:r>
    </w:p>
    <w:p w:rsidR="00000000" w:rsidDel="00000000" w:rsidP="00000000" w:rsidRDefault="00000000" w:rsidRPr="00000000" w14:paraId="0000067E">
      <w:pPr>
        <w:rPr>
          <w:color w:val="222222"/>
        </w:rPr>
      </w:pPr>
      <w:r w:rsidDel="00000000" w:rsidR="00000000" w:rsidRPr="00000000">
        <w:rPr>
          <w:color w:val="222222"/>
          <w:rtl w:val="0"/>
        </w:rPr>
        <w:t xml:space="preserve">Screenshot: Checks if the user can place an order at a specific restaurant based on its working hours and displays appropriate message when restaurant is closed</w:t>
      </w:r>
    </w:p>
    <w:p w:rsidR="00000000" w:rsidDel="00000000" w:rsidP="00000000" w:rsidRDefault="00000000" w:rsidRPr="00000000" w14:paraId="0000067F">
      <w:pPr>
        <w:rPr>
          <w:color w:val="222222"/>
        </w:rPr>
      </w:pPr>
      <w:r w:rsidDel="00000000" w:rsidR="00000000" w:rsidRPr="00000000">
        <w:rPr>
          <w:color w:val="222222"/>
        </w:rPr>
        <w:drawing>
          <wp:inline distB="114300" distT="114300" distL="114300" distR="114300">
            <wp:extent cx="6172200" cy="3708400"/>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172200" cy="370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80">
      <w:pPr>
        <w:numPr>
          <w:ilvl w:val="0"/>
          <w:numId w:val="2"/>
        </w:numPr>
        <w:ind w:left="720" w:hanging="360"/>
        <w:rPr>
          <w:color w:val="222222"/>
          <w:sz w:val="28"/>
          <w:szCs w:val="28"/>
        </w:rPr>
      </w:pPr>
      <w:r w:rsidDel="00000000" w:rsidR="00000000" w:rsidRPr="00000000">
        <w:rPr>
          <w:b w:val="1"/>
          <w:color w:val="222222"/>
          <w:sz w:val="28"/>
          <w:szCs w:val="28"/>
          <w:rtl w:val="0"/>
        </w:rPr>
        <w:t xml:space="preserve">On registration:</w:t>
      </w:r>
      <w:r w:rsidDel="00000000" w:rsidR="00000000" w:rsidRPr="00000000">
        <w:rPr>
          <w:color w:val="222222"/>
          <w:rtl w:val="0"/>
        </w:rPr>
        <w:t xml:space="preserve"> </w:t>
      </w:r>
      <w:r w:rsidDel="00000000" w:rsidR="00000000" w:rsidRPr="00000000">
        <w:rPr>
          <w:color w:val="222222"/>
          <w:sz w:val="28"/>
          <w:szCs w:val="28"/>
          <w:rtl w:val="0"/>
        </w:rPr>
        <w:t xml:space="preserve">This trigger checks for the username at the time of registration. If the newly entered username already exists then an error message will be displayed.</w:t>
      </w:r>
      <w:r w:rsidDel="00000000" w:rsidR="00000000" w:rsidRPr="00000000">
        <w:rPr>
          <w:rtl w:val="0"/>
        </w:rPr>
      </w:r>
    </w:p>
    <w:p w:rsidR="00000000" w:rsidDel="00000000" w:rsidP="00000000" w:rsidRDefault="00000000" w:rsidRPr="00000000" w14:paraId="00000681">
      <w:pPr>
        <w:rPr>
          <w:color w:val="222222"/>
        </w:rPr>
      </w:pPr>
      <w:r w:rsidDel="00000000" w:rsidR="00000000" w:rsidRPr="00000000">
        <w:rPr>
          <w:color w:val="222222"/>
          <w:rtl w:val="0"/>
        </w:rPr>
        <w:t xml:space="preserve">Code:</w:t>
      </w:r>
    </w:p>
    <w:p w:rsidR="00000000" w:rsidDel="00000000" w:rsidP="00000000" w:rsidRDefault="00000000" w:rsidRPr="00000000" w14:paraId="00000682">
      <w:pPr>
        <w:rPr>
          <w:color w:val="222222"/>
        </w:rPr>
      </w:pPr>
      <w:r w:rsidDel="00000000" w:rsidR="00000000" w:rsidRPr="00000000">
        <w:rPr>
          <w:color w:val="222222"/>
          <w:rtl w:val="0"/>
        </w:rPr>
        <w:t xml:space="preserve">CREATE TRIGGER `trigger1` BEFORE INSERT ON `registration`</w:t>
      </w:r>
    </w:p>
    <w:p w:rsidR="00000000" w:rsidDel="00000000" w:rsidP="00000000" w:rsidRDefault="00000000" w:rsidRPr="00000000" w14:paraId="00000683">
      <w:pPr>
        <w:rPr>
          <w:color w:val="222222"/>
        </w:rPr>
      </w:pPr>
      <w:r w:rsidDel="00000000" w:rsidR="00000000" w:rsidRPr="00000000">
        <w:rPr>
          <w:color w:val="222222"/>
          <w:rtl w:val="0"/>
        </w:rPr>
        <w:t xml:space="preserve"> FOR EACH ROW BEGIN</w:t>
      </w:r>
    </w:p>
    <w:p w:rsidR="00000000" w:rsidDel="00000000" w:rsidP="00000000" w:rsidRDefault="00000000" w:rsidRPr="00000000" w14:paraId="00000684">
      <w:pPr>
        <w:rPr>
          <w:color w:val="222222"/>
        </w:rPr>
      </w:pPr>
      <w:r w:rsidDel="00000000" w:rsidR="00000000" w:rsidRPr="00000000">
        <w:rPr>
          <w:color w:val="222222"/>
          <w:rtl w:val="0"/>
        </w:rPr>
        <w:tab/>
        <w:t xml:space="preserve">DECLARE b int;</w:t>
      </w:r>
    </w:p>
    <w:p w:rsidR="00000000" w:rsidDel="00000000" w:rsidP="00000000" w:rsidRDefault="00000000" w:rsidRPr="00000000" w14:paraId="00000685">
      <w:pPr>
        <w:rPr>
          <w:color w:val="222222"/>
        </w:rPr>
      </w:pPr>
      <w:r w:rsidDel="00000000" w:rsidR="00000000" w:rsidRPr="00000000">
        <w:rPr>
          <w:color w:val="222222"/>
          <w:rtl w:val="0"/>
        </w:rPr>
        <w:tab/>
        <w:t xml:space="preserve">DECLARE a varchar(50);</w:t>
      </w:r>
    </w:p>
    <w:p w:rsidR="00000000" w:rsidDel="00000000" w:rsidP="00000000" w:rsidRDefault="00000000" w:rsidRPr="00000000" w14:paraId="00000686">
      <w:pPr>
        <w:rPr>
          <w:color w:val="222222"/>
        </w:rPr>
      </w:pPr>
      <w:r w:rsidDel="00000000" w:rsidR="00000000" w:rsidRPr="00000000">
        <w:rPr>
          <w:color w:val="222222"/>
          <w:rtl w:val="0"/>
        </w:rPr>
        <w:tab/>
        <w:t xml:space="preserve">DECLARE msg varchar(100);</w:t>
      </w:r>
    </w:p>
    <w:p w:rsidR="00000000" w:rsidDel="00000000" w:rsidP="00000000" w:rsidRDefault="00000000" w:rsidRPr="00000000" w14:paraId="00000687">
      <w:pPr>
        <w:rPr>
          <w:color w:val="222222"/>
        </w:rPr>
      </w:pPr>
      <w:r w:rsidDel="00000000" w:rsidR="00000000" w:rsidRPr="00000000">
        <w:rPr>
          <w:color w:val="222222"/>
          <w:rtl w:val="0"/>
        </w:rPr>
        <w:tab/>
        <w:t xml:space="preserve">DECLARE cur CURSOR FOR SELECT username from registration;</w:t>
      </w:r>
    </w:p>
    <w:p w:rsidR="00000000" w:rsidDel="00000000" w:rsidP="00000000" w:rsidRDefault="00000000" w:rsidRPr="00000000" w14:paraId="00000688">
      <w:pPr>
        <w:rPr>
          <w:color w:val="222222"/>
        </w:rPr>
      </w:pPr>
      <w:r w:rsidDel="00000000" w:rsidR="00000000" w:rsidRPr="00000000">
        <w:rPr>
          <w:color w:val="222222"/>
          <w:rtl w:val="0"/>
        </w:rPr>
        <w:tab/>
        <w:t xml:space="preserve">DECLARE CONTINUE HANDLER FOR NOT FOUND SET b = 1;</w:t>
      </w:r>
    </w:p>
    <w:p w:rsidR="00000000" w:rsidDel="00000000" w:rsidP="00000000" w:rsidRDefault="00000000" w:rsidRPr="00000000" w14:paraId="00000689">
      <w:pPr>
        <w:rPr>
          <w:color w:val="222222"/>
        </w:rPr>
      </w:pPr>
      <w:r w:rsidDel="00000000" w:rsidR="00000000" w:rsidRPr="00000000">
        <w:rPr>
          <w:color w:val="222222"/>
          <w:rtl w:val="0"/>
        </w:rPr>
        <w:tab/>
        <w:t xml:space="preserve"> OPEN cur;</w:t>
      </w:r>
    </w:p>
    <w:p w:rsidR="00000000" w:rsidDel="00000000" w:rsidP="00000000" w:rsidRDefault="00000000" w:rsidRPr="00000000" w14:paraId="0000068A">
      <w:pPr>
        <w:rPr>
          <w:color w:val="222222"/>
        </w:rPr>
      </w:pPr>
      <w:r w:rsidDel="00000000" w:rsidR="00000000" w:rsidRPr="00000000">
        <w:rPr>
          <w:color w:val="222222"/>
          <w:rtl w:val="0"/>
        </w:rPr>
        <w:t xml:space="preserve">   </w:t>
        <w:tab/>
        <w:t xml:space="preserve"> SET b = 0;</w:t>
      </w:r>
    </w:p>
    <w:p w:rsidR="00000000" w:rsidDel="00000000" w:rsidP="00000000" w:rsidRDefault="00000000" w:rsidRPr="00000000" w14:paraId="0000068B">
      <w:pPr>
        <w:rPr>
          <w:color w:val="222222"/>
        </w:rPr>
      </w:pPr>
      <w:r w:rsidDel="00000000" w:rsidR="00000000" w:rsidRPr="00000000">
        <w:rPr>
          <w:color w:val="222222"/>
          <w:rtl w:val="0"/>
        </w:rPr>
        <w:tab/>
        <w:t xml:space="preserve">FETCH cur INTO a;</w:t>
      </w:r>
    </w:p>
    <w:p w:rsidR="00000000" w:rsidDel="00000000" w:rsidP="00000000" w:rsidRDefault="00000000" w:rsidRPr="00000000" w14:paraId="0000068C">
      <w:pPr>
        <w:rPr>
          <w:color w:val="222222"/>
        </w:rPr>
      </w:pPr>
      <w:r w:rsidDel="00000000" w:rsidR="00000000" w:rsidRPr="00000000">
        <w:rPr>
          <w:color w:val="222222"/>
          <w:rtl w:val="0"/>
        </w:rPr>
        <w:t xml:space="preserve">  </w:t>
        <w:tab/>
        <w:t xml:space="preserve">  WHILE b = 0 DO</w:t>
      </w:r>
    </w:p>
    <w:p w:rsidR="00000000" w:rsidDel="00000000" w:rsidP="00000000" w:rsidRDefault="00000000" w:rsidRPr="00000000" w14:paraId="0000068D">
      <w:pPr>
        <w:rPr>
          <w:color w:val="222222"/>
        </w:rPr>
      </w:pPr>
      <w:r w:rsidDel="00000000" w:rsidR="00000000" w:rsidRPr="00000000">
        <w:rPr>
          <w:color w:val="222222"/>
          <w:rtl w:val="0"/>
        </w:rPr>
        <w:tab/>
        <w:tab/>
        <w:t xml:space="preserve">if a=new.username then</w:t>
      </w:r>
    </w:p>
    <w:p w:rsidR="00000000" w:rsidDel="00000000" w:rsidP="00000000" w:rsidRDefault="00000000" w:rsidRPr="00000000" w14:paraId="0000068E">
      <w:pPr>
        <w:rPr>
          <w:color w:val="222222"/>
        </w:rPr>
      </w:pPr>
      <w:r w:rsidDel="00000000" w:rsidR="00000000" w:rsidRPr="00000000">
        <w:rPr>
          <w:color w:val="222222"/>
          <w:rtl w:val="0"/>
        </w:rPr>
        <w:tab/>
        <w:tab/>
        <w:tab/>
        <w:t xml:space="preserve">set msg = 'Error: Not allowed to insert same username....';</w:t>
      </w:r>
    </w:p>
    <w:p w:rsidR="00000000" w:rsidDel="00000000" w:rsidP="00000000" w:rsidRDefault="00000000" w:rsidRPr="00000000" w14:paraId="0000068F">
      <w:pPr>
        <w:rPr>
          <w:color w:val="222222"/>
        </w:rPr>
      </w:pPr>
      <w:r w:rsidDel="00000000" w:rsidR="00000000" w:rsidRPr="00000000">
        <w:rPr>
          <w:color w:val="222222"/>
          <w:rtl w:val="0"/>
        </w:rPr>
        <w:t xml:space="preserve">      </w:t>
        <w:tab/>
        <w:tab/>
        <w:tab/>
        <w:t xml:space="preserve">signal sqlstate '45006' set message_text = msg; </w:t>
      </w:r>
    </w:p>
    <w:p w:rsidR="00000000" w:rsidDel="00000000" w:rsidP="00000000" w:rsidRDefault="00000000" w:rsidRPr="00000000" w14:paraId="00000690">
      <w:pPr>
        <w:rPr>
          <w:color w:val="222222"/>
        </w:rPr>
      </w:pPr>
      <w:r w:rsidDel="00000000" w:rsidR="00000000" w:rsidRPr="00000000">
        <w:rPr>
          <w:color w:val="222222"/>
          <w:rtl w:val="0"/>
        </w:rPr>
        <w:tab/>
        <w:tab/>
        <w:t xml:space="preserve">end if;</w:t>
        <w:tab/>
      </w:r>
    </w:p>
    <w:p w:rsidR="00000000" w:rsidDel="00000000" w:rsidP="00000000" w:rsidRDefault="00000000" w:rsidRPr="00000000" w14:paraId="00000691">
      <w:pPr>
        <w:rPr>
          <w:color w:val="222222"/>
        </w:rPr>
      </w:pPr>
      <w:r w:rsidDel="00000000" w:rsidR="00000000" w:rsidRPr="00000000">
        <w:rPr>
          <w:color w:val="222222"/>
          <w:rtl w:val="0"/>
        </w:rPr>
        <w:tab/>
        <w:t xml:space="preserve">   FETCH cur INTO a;</w:t>
      </w:r>
    </w:p>
    <w:p w:rsidR="00000000" w:rsidDel="00000000" w:rsidP="00000000" w:rsidRDefault="00000000" w:rsidRPr="00000000" w14:paraId="00000692">
      <w:pPr>
        <w:rPr>
          <w:color w:val="222222"/>
        </w:rPr>
      </w:pPr>
      <w:r w:rsidDel="00000000" w:rsidR="00000000" w:rsidRPr="00000000">
        <w:rPr>
          <w:rtl w:val="0"/>
        </w:rPr>
      </w:r>
    </w:p>
    <w:p w:rsidR="00000000" w:rsidDel="00000000" w:rsidP="00000000" w:rsidRDefault="00000000" w:rsidRPr="00000000" w14:paraId="00000693">
      <w:pPr>
        <w:rPr>
          <w:color w:val="222222"/>
        </w:rPr>
      </w:pPr>
      <w:r w:rsidDel="00000000" w:rsidR="00000000" w:rsidRPr="00000000">
        <w:rPr>
          <w:color w:val="222222"/>
          <w:rtl w:val="0"/>
        </w:rPr>
        <w:tab/>
        <w:t xml:space="preserve"> END WHILE;</w:t>
      </w:r>
    </w:p>
    <w:p w:rsidR="00000000" w:rsidDel="00000000" w:rsidP="00000000" w:rsidRDefault="00000000" w:rsidRPr="00000000" w14:paraId="00000694">
      <w:pPr>
        <w:rPr>
          <w:color w:val="222222"/>
        </w:rPr>
      </w:pPr>
      <w:r w:rsidDel="00000000" w:rsidR="00000000" w:rsidRPr="00000000">
        <w:rPr>
          <w:color w:val="222222"/>
          <w:rtl w:val="0"/>
        </w:rPr>
        <w:tab/>
        <w:t xml:space="preserve">CLOSE cur;</w:t>
      </w:r>
    </w:p>
    <w:p w:rsidR="00000000" w:rsidDel="00000000" w:rsidP="00000000" w:rsidRDefault="00000000" w:rsidRPr="00000000" w14:paraId="00000695">
      <w:pPr>
        <w:rPr>
          <w:color w:val="222222"/>
        </w:rPr>
      </w:pPr>
      <w:r w:rsidDel="00000000" w:rsidR="00000000" w:rsidRPr="00000000">
        <w:rPr>
          <w:color w:val="222222"/>
          <w:rtl w:val="0"/>
        </w:rPr>
        <w:t xml:space="preserve">END</w:t>
      </w:r>
    </w:p>
    <w:p w:rsidR="00000000" w:rsidDel="00000000" w:rsidP="00000000" w:rsidRDefault="00000000" w:rsidRPr="00000000" w14:paraId="00000696">
      <w:pPr>
        <w:rPr>
          <w:color w:val="222222"/>
        </w:rPr>
      </w:pPr>
      <w:r w:rsidDel="00000000" w:rsidR="00000000" w:rsidRPr="00000000">
        <w:rPr>
          <w:rtl w:val="0"/>
        </w:rPr>
      </w:r>
    </w:p>
    <w:p w:rsidR="00000000" w:rsidDel="00000000" w:rsidP="00000000" w:rsidRDefault="00000000" w:rsidRPr="00000000" w14:paraId="00000697">
      <w:pPr>
        <w:rPr>
          <w:color w:val="222222"/>
        </w:rPr>
      </w:pPr>
      <w:r w:rsidDel="00000000" w:rsidR="00000000" w:rsidRPr="00000000">
        <w:rPr>
          <w:color w:val="222222"/>
          <w:rtl w:val="0"/>
        </w:rPr>
        <w:t xml:space="preserve">Screenshot: Checks for the uniqueness of the username otherwise throws error</w:t>
      </w:r>
    </w:p>
    <w:p w:rsidR="00000000" w:rsidDel="00000000" w:rsidP="00000000" w:rsidRDefault="00000000" w:rsidRPr="00000000" w14:paraId="00000698">
      <w:pPr>
        <w:rPr>
          <w:color w:val="222222"/>
          <w:sz w:val="28"/>
          <w:szCs w:val="28"/>
        </w:rPr>
      </w:pPr>
      <w:r w:rsidDel="00000000" w:rsidR="00000000" w:rsidRPr="00000000">
        <w:rPr>
          <w:color w:val="222222"/>
        </w:rPr>
        <w:drawing>
          <wp:inline distB="114300" distT="114300" distL="114300" distR="114300">
            <wp:extent cx="5238750" cy="2566988"/>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23875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rPr>
          <w:sz w:val="24"/>
          <w:szCs w:val="24"/>
        </w:rPr>
      </w:pPr>
      <w:r w:rsidDel="00000000" w:rsidR="00000000" w:rsidRPr="00000000">
        <w:rPr>
          <w:rtl w:val="0"/>
        </w:rPr>
      </w:r>
    </w:p>
    <w:p w:rsidR="00000000" w:rsidDel="00000000" w:rsidP="00000000" w:rsidRDefault="00000000" w:rsidRPr="00000000" w14:paraId="0000069A">
      <w:pPr>
        <w:rPr>
          <w:sz w:val="24"/>
          <w:szCs w:val="24"/>
        </w:rPr>
      </w:pPr>
      <w:r w:rsidDel="00000000" w:rsidR="00000000" w:rsidRPr="00000000">
        <w:rPr>
          <w:rtl w:val="0"/>
        </w:rPr>
      </w:r>
    </w:p>
    <w:sectPr>
      <w:pgSz w:h="15840" w:w="12240"/>
      <w:pgMar w:bottom="1440" w:top="1440" w:left="108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rFonts w:ascii="Arial" w:cs="Arial" w:eastAsia="Arial" w:hAnsi="Arial"/>
        <w:b w:val="1"/>
        <w:sz w:val="28"/>
        <w:szCs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7.png"/><Relationship Id="rId21" Type="http://schemas.openxmlformats.org/officeDocument/2006/relationships/image" Target="media/image25.pn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image" Target="media/image24.png"/><Relationship Id="rId14" Type="http://schemas.openxmlformats.org/officeDocument/2006/relationships/image" Target="media/image8.png"/><Relationship Id="rId17" Type="http://schemas.openxmlformats.org/officeDocument/2006/relationships/image" Target="media/image19.png"/><Relationship Id="rId16" Type="http://schemas.openxmlformats.org/officeDocument/2006/relationships/image" Target="media/image23.png"/><Relationship Id="rId19" Type="http://schemas.openxmlformats.org/officeDocument/2006/relationships/image" Target="media/image2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